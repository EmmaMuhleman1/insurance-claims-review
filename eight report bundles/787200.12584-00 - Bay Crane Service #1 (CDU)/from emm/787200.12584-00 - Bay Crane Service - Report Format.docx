
<file path=[Content_Types].xml><?xml version="1.0" encoding="utf-8"?>
<Types xmlns="http://schemas.openxmlformats.org/package/2006/content-types">
  <Default Extension="jp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84D85" w14:textId="77777777" w:rsidR="00AF3A11" w:rsidRDefault="00AF3A11" w:rsidP="009878A4">
      <w:pPr>
        <w:rPr>
          <w:color w:val="000000"/>
        </w:rPr>
      </w:pPr>
    </w:p>
    <w:p w14:paraId="5342C5CD" w14:textId="1DCF355B" w:rsidR="00AF3A11" w:rsidRPr="00692EA5" w:rsidRDefault="00AF3A11" w:rsidP="009878A4">
      <w:pPr>
        <w:rPr>
          <w:color w:val="000000"/>
        </w:rPr>
      </w:pPr>
      <w:r w:rsidRPr="00692EA5">
        <w:rPr>
          <w:color w:val="000000"/>
        </w:rPr>
        <w:fldChar w:fldCharType="begin"/>
      </w:r>
      <w:r w:rsidRPr="00692EA5">
        <w:rPr>
          <w:color w:val="000000"/>
        </w:rPr>
        <w:instrText xml:space="preserve"> DATE  \@ "MMMM d, yyyy"  \* MERGEFORMAT </w:instrText>
      </w:r>
      <w:r w:rsidRPr="00692EA5">
        <w:rPr>
          <w:color w:val="000000"/>
        </w:rPr>
        <w:fldChar w:fldCharType="separate"/>
      </w:r>
      <w:ins w:id="0" w:author="Emma Muhleman" w:date="2025-11-05T21:11:00Z" w16du:dateUtc="2025-11-06T03:11:00Z">
        <w:r w:rsidR="00443D39">
          <w:rPr>
            <w:noProof/>
            <w:color w:val="000000"/>
          </w:rPr>
          <w:t>November 5, 2025</w:t>
        </w:r>
      </w:ins>
      <w:del w:id="1" w:author="Emma Muhleman" w:date="2025-11-05T21:11:00Z" w16du:dateUtc="2025-11-06T03:11:00Z">
        <w:r w:rsidR="00B63398" w:rsidDel="00443D39">
          <w:rPr>
            <w:noProof/>
            <w:color w:val="000000"/>
          </w:rPr>
          <w:delText>October 30, 2025</w:delText>
        </w:r>
      </w:del>
      <w:r w:rsidRPr="00692EA5">
        <w:rPr>
          <w:color w:val="000000"/>
        </w:rPr>
        <w:fldChar w:fldCharType="end"/>
      </w:r>
    </w:p>
    <w:p w14:paraId="43AB252F" w14:textId="77777777" w:rsidR="00AF3A11" w:rsidRPr="00692EA5" w:rsidRDefault="00AF3A11" w:rsidP="009878A4">
      <w:pPr>
        <w:rPr>
          <w:color w:val="000000"/>
        </w:rPr>
      </w:pPr>
    </w:p>
    <w:p w14:paraId="17BE6281" w14:textId="77777777" w:rsidR="00AF3A11" w:rsidRPr="00692EA5" w:rsidRDefault="00AF3A11" w:rsidP="009878A4">
      <w:pPr>
        <w:rPr>
          <w:color w:val="000000"/>
        </w:rPr>
      </w:pPr>
    </w:p>
    <w:p w14:paraId="7DD5ADF3" w14:textId="77777777" w:rsidR="00AF3A11" w:rsidRPr="00692EA5" w:rsidRDefault="00AF3A11" w:rsidP="009878A4">
      <w:r w:rsidRPr="003D40F7">
        <w:rPr>
          <w:noProof/>
        </w:rPr>
        <w:t>Mr. Eric Chudzinski</w:t>
      </w:r>
    </w:p>
    <w:p w14:paraId="097F413C" w14:textId="77777777" w:rsidR="00AF3A11" w:rsidRPr="00692EA5" w:rsidRDefault="00AF3A11" w:rsidP="009878A4">
      <w:r w:rsidRPr="003D40F7">
        <w:rPr>
          <w:noProof/>
        </w:rPr>
        <w:t>Travelers Insurance</w:t>
      </w:r>
    </w:p>
    <w:p w14:paraId="71F65B4F" w14:textId="77777777" w:rsidR="00AF3A11" w:rsidRPr="00692EA5" w:rsidRDefault="00AF3A11" w:rsidP="009878A4">
      <w:r w:rsidRPr="003D40F7">
        <w:rPr>
          <w:noProof/>
        </w:rPr>
        <w:t>PO Box 430</w:t>
      </w:r>
    </w:p>
    <w:p w14:paraId="1319CE9A" w14:textId="77777777" w:rsidR="00AF3A11" w:rsidRPr="00692EA5" w:rsidRDefault="00AF3A11" w:rsidP="009878A4">
      <w:r w:rsidRPr="003D40F7">
        <w:rPr>
          <w:noProof/>
        </w:rPr>
        <w:t>Buffalo, NY 14240-0430</w:t>
      </w:r>
    </w:p>
    <w:p w14:paraId="6017A8CF" w14:textId="77777777" w:rsidR="00AF3A11" w:rsidRDefault="00AF3A11" w:rsidP="009878A4">
      <w:pPr>
        <w:rPr>
          <w:color w:val="000000"/>
        </w:rPr>
      </w:pPr>
      <w:r w:rsidRPr="00692EA5">
        <w:rPr>
          <w:color w:val="000000"/>
        </w:rPr>
        <w:tab/>
      </w:r>
    </w:p>
    <w:p w14:paraId="06B3F641" w14:textId="77777777" w:rsidR="00AF3A11" w:rsidRPr="00692EA5" w:rsidRDefault="00AF3A11" w:rsidP="009878A4">
      <w:pPr>
        <w:rPr>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
        <w:gridCol w:w="2880"/>
        <w:gridCol w:w="6394"/>
      </w:tblGrid>
      <w:tr w:rsidR="00AF3A11" w:rsidRPr="00692EA5" w14:paraId="07098179" w14:textId="77777777" w:rsidTr="00B17C31">
        <w:tc>
          <w:tcPr>
            <w:tcW w:w="648" w:type="dxa"/>
          </w:tcPr>
          <w:p w14:paraId="40FAC20D" w14:textId="77777777" w:rsidR="00AF3A11" w:rsidRPr="00692EA5" w:rsidRDefault="00AF3A11" w:rsidP="009878A4">
            <w:pPr>
              <w:rPr>
                <w:color w:val="000000"/>
              </w:rPr>
            </w:pPr>
            <w:r w:rsidRPr="00692EA5">
              <w:rPr>
                <w:color w:val="000000"/>
              </w:rPr>
              <w:t>RE:</w:t>
            </w:r>
          </w:p>
        </w:tc>
        <w:tc>
          <w:tcPr>
            <w:tcW w:w="2880" w:type="dxa"/>
          </w:tcPr>
          <w:p w14:paraId="6EF34D87" w14:textId="77777777" w:rsidR="00AF3A11" w:rsidRPr="00C06040" w:rsidRDefault="00AF3A11" w:rsidP="009878A4">
            <w:pPr>
              <w:rPr>
                <w:noProof/>
                <w:color w:val="000000"/>
              </w:rPr>
            </w:pPr>
            <w:r w:rsidRPr="003D40F7">
              <w:rPr>
                <w:noProof/>
              </w:rPr>
              <w:t>Insured</w:t>
            </w:r>
            <w:r w:rsidRPr="00C06040">
              <w:rPr>
                <w:color w:val="000000"/>
              </w:rPr>
              <w:t>:</w:t>
            </w:r>
          </w:p>
          <w:p w14:paraId="06F227F6" w14:textId="77777777" w:rsidR="00AF3A11" w:rsidRPr="00C06040" w:rsidRDefault="00AF3A11" w:rsidP="009878A4">
            <w:pPr>
              <w:rPr>
                <w:color w:val="000000"/>
              </w:rPr>
            </w:pPr>
            <w:r w:rsidRPr="00C06040">
              <w:rPr>
                <w:noProof/>
                <w:color w:val="000000"/>
              </w:rPr>
              <w:t>Claimant:</w:t>
            </w:r>
          </w:p>
        </w:tc>
        <w:tc>
          <w:tcPr>
            <w:tcW w:w="6394" w:type="dxa"/>
          </w:tcPr>
          <w:p w14:paraId="12F3BBD9" w14:textId="77777777" w:rsidR="00AF3A11" w:rsidRPr="00C06040" w:rsidRDefault="00AF3A11" w:rsidP="009878A4">
            <w:pPr>
              <w:rPr>
                <w:noProof/>
                <w:color w:val="000000"/>
              </w:rPr>
            </w:pPr>
            <w:r w:rsidRPr="003D40F7">
              <w:rPr>
                <w:noProof/>
              </w:rPr>
              <w:t>Bay Crane Service</w:t>
            </w:r>
          </w:p>
          <w:p w14:paraId="2B7A1F24" w14:textId="77777777" w:rsidR="00AF3A11" w:rsidRPr="00C06040" w:rsidRDefault="00AF3A11" w:rsidP="009878A4">
            <w:pPr>
              <w:rPr>
                <w:noProof/>
              </w:rPr>
            </w:pPr>
            <w:r w:rsidRPr="003D40F7">
              <w:rPr>
                <w:noProof/>
                <w:color w:val="000000"/>
              </w:rPr>
              <w:t>TP Mechanical</w:t>
            </w:r>
            <w:r w:rsidRPr="00C06040">
              <w:rPr>
                <w:noProof/>
                <w:color w:val="000000"/>
              </w:rPr>
              <w:t xml:space="preserve"> </w:t>
            </w:r>
          </w:p>
        </w:tc>
      </w:tr>
      <w:tr w:rsidR="00AF3A11" w:rsidRPr="00692EA5" w14:paraId="7175AEB5" w14:textId="77777777" w:rsidTr="00B17C31">
        <w:tc>
          <w:tcPr>
            <w:tcW w:w="648" w:type="dxa"/>
          </w:tcPr>
          <w:p w14:paraId="12B8A6D2" w14:textId="77777777" w:rsidR="00AF3A11" w:rsidRPr="00692EA5" w:rsidRDefault="00AF3A11" w:rsidP="009878A4">
            <w:pPr>
              <w:rPr>
                <w:color w:val="000000"/>
              </w:rPr>
            </w:pPr>
          </w:p>
        </w:tc>
        <w:tc>
          <w:tcPr>
            <w:tcW w:w="2880" w:type="dxa"/>
          </w:tcPr>
          <w:p w14:paraId="50E4920A" w14:textId="77777777" w:rsidR="00AF3A11" w:rsidRPr="00692EA5" w:rsidRDefault="00AF3A11" w:rsidP="009878A4">
            <w:pPr>
              <w:rPr>
                <w:color w:val="000000"/>
              </w:rPr>
            </w:pPr>
            <w:r w:rsidRPr="00692EA5">
              <w:rPr>
                <w:color w:val="000000"/>
              </w:rPr>
              <w:t xml:space="preserve">Claim Number: </w:t>
            </w:r>
          </w:p>
          <w:p w14:paraId="6BC37BF9" w14:textId="77777777" w:rsidR="00AF3A11" w:rsidRPr="00692EA5" w:rsidRDefault="00AF3A11" w:rsidP="009878A4">
            <w:pPr>
              <w:rPr>
                <w:color w:val="000000"/>
              </w:rPr>
            </w:pPr>
            <w:r w:rsidRPr="00692EA5">
              <w:rPr>
                <w:color w:val="000000"/>
              </w:rPr>
              <w:t xml:space="preserve">LSG Matter Number: </w:t>
            </w:r>
          </w:p>
          <w:p w14:paraId="4577E057" w14:textId="77777777" w:rsidR="00AF3A11" w:rsidRPr="00692EA5" w:rsidRDefault="00AF3A11" w:rsidP="009878A4">
            <w:pPr>
              <w:rPr>
                <w:color w:val="000000"/>
              </w:rPr>
            </w:pPr>
            <w:r w:rsidRPr="00692EA5">
              <w:rPr>
                <w:color w:val="000000"/>
              </w:rPr>
              <w:t>Date of Loss:</w:t>
            </w:r>
          </w:p>
        </w:tc>
        <w:tc>
          <w:tcPr>
            <w:tcW w:w="6394" w:type="dxa"/>
          </w:tcPr>
          <w:p w14:paraId="22E63E34" w14:textId="77777777" w:rsidR="00AF3A11" w:rsidRPr="00692EA5" w:rsidRDefault="00AF3A11" w:rsidP="009878A4">
            <w:pPr>
              <w:rPr>
                <w:noProof/>
              </w:rPr>
            </w:pPr>
            <w:r w:rsidRPr="003D40F7">
              <w:rPr>
                <w:noProof/>
              </w:rPr>
              <w:t>F2X2280</w:t>
            </w:r>
          </w:p>
          <w:p w14:paraId="75ED0723" w14:textId="77777777" w:rsidR="00AF3A11" w:rsidRPr="00692EA5" w:rsidRDefault="00AF3A11" w:rsidP="009878A4">
            <w:pPr>
              <w:rPr>
                <w:noProof/>
              </w:rPr>
            </w:pPr>
            <w:r w:rsidRPr="003D40F7">
              <w:rPr>
                <w:noProof/>
              </w:rPr>
              <w:t>787200.12584-00</w:t>
            </w:r>
          </w:p>
          <w:p w14:paraId="2137B70A" w14:textId="77777777" w:rsidR="00AF3A11" w:rsidRPr="00692EA5" w:rsidRDefault="00AF3A11" w:rsidP="009878A4">
            <w:pPr>
              <w:rPr>
                <w:color w:val="000000"/>
              </w:rPr>
            </w:pPr>
            <w:r>
              <w:rPr>
                <w:noProof/>
              </w:rPr>
              <w:t>April 15, 2025</w:t>
            </w:r>
          </w:p>
        </w:tc>
      </w:tr>
    </w:tbl>
    <w:p w14:paraId="4ABC38CF" w14:textId="77777777" w:rsidR="00AF3A11" w:rsidRPr="00692EA5" w:rsidRDefault="00AF3A11" w:rsidP="009878A4">
      <w:pPr>
        <w:rPr>
          <w:color w:val="000000"/>
        </w:rPr>
      </w:pPr>
    </w:p>
    <w:p w14:paraId="31DC3C22" w14:textId="77777777" w:rsidR="00AF3A11" w:rsidRPr="00692EA5" w:rsidRDefault="00AF3A11" w:rsidP="009878A4">
      <w:pPr>
        <w:rPr>
          <w:color w:val="000000"/>
        </w:rPr>
      </w:pPr>
    </w:p>
    <w:p w14:paraId="68FBC382" w14:textId="77777777" w:rsidR="00AF3A11" w:rsidRPr="00692EA5" w:rsidRDefault="00AF3A11" w:rsidP="009878A4">
      <w:pPr>
        <w:rPr>
          <w:color w:val="000000"/>
        </w:rPr>
      </w:pPr>
      <w:r w:rsidRPr="00692EA5">
        <w:rPr>
          <w:color w:val="000000"/>
        </w:rPr>
        <w:t xml:space="preserve">Dear </w:t>
      </w:r>
      <w:r w:rsidRPr="003D40F7">
        <w:rPr>
          <w:noProof/>
        </w:rPr>
        <w:t>Mr. Chudzinski</w:t>
      </w:r>
      <w:r w:rsidRPr="00692EA5">
        <w:rPr>
          <w:color w:val="000000"/>
        </w:rPr>
        <w:t>,</w:t>
      </w:r>
    </w:p>
    <w:p w14:paraId="1D88464B" w14:textId="77777777" w:rsidR="00AF3A11" w:rsidRPr="00692EA5" w:rsidRDefault="00AF3A11" w:rsidP="009878A4">
      <w:pPr>
        <w:rPr>
          <w:color w:val="000000"/>
        </w:rPr>
      </w:pPr>
    </w:p>
    <w:p w14:paraId="16121C0A" w14:textId="77777777" w:rsidR="00162035" w:rsidRDefault="00162035" w:rsidP="00162035">
      <w:r>
        <w:t>Thank you for choosing Loss Solutions Group as your equipment loss consultant. This report provides an analysis of the above-referenced claim.</w:t>
      </w:r>
    </w:p>
    <w:p w14:paraId="083B78F5" w14:textId="77777777" w:rsidR="00AF3A11" w:rsidRPr="00692EA5" w:rsidRDefault="00AF3A11" w:rsidP="009878A4">
      <w:pPr>
        <w:rPr>
          <w:color w:val="000000"/>
        </w:rPr>
      </w:pPr>
    </w:p>
    <w:p w14:paraId="6C9C06E6" w14:textId="77777777" w:rsidR="00AF3A11" w:rsidRPr="00C06040" w:rsidRDefault="00AF3A11" w:rsidP="009878A4">
      <w:pPr>
        <w:rPr>
          <w:b/>
          <w:bCs/>
          <w:i/>
          <w:iCs/>
          <w:color w:val="000000"/>
        </w:rPr>
      </w:pPr>
      <w:r w:rsidRPr="00C06040">
        <w:rPr>
          <w:b/>
          <w:bCs/>
          <w:i/>
          <w:iCs/>
          <w:color w:val="000000"/>
        </w:rPr>
        <w:t>Assignment:</w:t>
      </w:r>
    </w:p>
    <w:p w14:paraId="38C192BA" w14:textId="77777777" w:rsidR="00AF3A11" w:rsidRPr="00C06040" w:rsidRDefault="00AF3A11" w:rsidP="009878A4">
      <w:pPr>
        <w:rPr>
          <w:color w:val="000000"/>
        </w:rPr>
      </w:pPr>
    </w:p>
    <w:p w14:paraId="59C66751" w14:textId="77777777" w:rsidR="00162035" w:rsidRDefault="00162035" w:rsidP="00162035">
      <w:r>
        <w:t>Loss Solutions Group was contacted by Mr. Eric Chudzinski of Travelers Insurance. The scope of this assignment is to evaluate the extent of damages, repair and replacement costs, and (any) salvage value associated with the insured's Motivair brand MCDU-40 cooling distribution unit (CDU) stemming from a transit incident on April 15, 2025.</w:t>
      </w:r>
    </w:p>
    <w:p w14:paraId="6923BBD6" w14:textId="77777777" w:rsidR="00AF3A11" w:rsidRPr="00C06040" w:rsidRDefault="00AF3A11" w:rsidP="009878A4">
      <w:pPr>
        <w:rPr>
          <w:color w:val="000000"/>
        </w:rPr>
      </w:pPr>
    </w:p>
    <w:p w14:paraId="1AE9DEC8" w14:textId="77777777" w:rsidR="00AF3A11" w:rsidRPr="00C06040" w:rsidRDefault="00AF3A11" w:rsidP="009878A4">
      <w:pPr>
        <w:rPr>
          <w:b/>
          <w:bCs/>
          <w:i/>
          <w:iCs/>
          <w:color w:val="000000"/>
        </w:rPr>
      </w:pPr>
      <w:r w:rsidRPr="00C06040">
        <w:rPr>
          <w:b/>
          <w:bCs/>
          <w:i/>
          <w:iCs/>
          <w:color w:val="000000"/>
        </w:rPr>
        <w:t>Findings and Analysis:</w:t>
      </w:r>
    </w:p>
    <w:p w14:paraId="19145090" w14:textId="77777777" w:rsidR="00AF3A11" w:rsidRPr="00C06040" w:rsidRDefault="00AF3A11" w:rsidP="009878A4">
      <w:pPr>
        <w:rPr>
          <w:color w:val="000000"/>
        </w:rPr>
      </w:pPr>
    </w:p>
    <w:p w14:paraId="20F8FF1B" w14:textId="6DE2811C" w:rsidR="00162035" w:rsidRDefault="00162035" w:rsidP="00162035">
      <w:r>
        <w:t>Loss Solutions Group contacted the insured, Ms. Lauren Newlin, Safety Compliance &amp; Claims Manager of Bay Crane Service (267-462-4506)</w:t>
      </w:r>
      <w:r w:rsidR="00A927CB">
        <w:t>,</w:t>
      </w:r>
      <w:r>
        <w:t xml:space="preserve"> to explain our role in the claims review. Ms. Newlin confirmed that Bay Crane Service operated the forklift that caused the damage</w:t>
      </w:r>
      <w:r w:rsidR="00443D39">
        <w:t>s. She</w:t>
      </w:r>
      <w:r>
        <w:t xml:space="preserve"> indicated she had limited knowledge of the equipment specifications and damage assessment</w:t>
      </w:r>
      <w:r w:rsidR="00443D39">
        <w:t xml:space="preserve"> and</w:t>
      </w:r>
      <w:r>
        <w:t xml:space="preserve"> referred Loss Solutions Group to the equipment vendor, Texas Air Systems</w:t>
      </w:r>
      <w:r w:rsidR="00443D39">
        <w:t>, for official</w:t>
      </w:r>
      <w:r>
        <w:t xml:space="preserve"> unit and damage assessment.</w:t>
      </w:r>
    </w:p>
    <w:p w14:paraId="0B5F850E" w14:textId="77777777" w:rsidR="00162035" w:rsidRDefault="00162035" w:rsidP="00162035"/>
    <w:p w14:paraId="6A80202F" w14:textId="0A13654C" w:rsidR="00162035" w:rsidRDefault="00162035" w:rsidP="00162035">
      <w:r>
        <w:t>Loss Solutions Group contacted the claimant and general contractor, Mr. Brad Williams, Project Manager of TP Mechanical (859-905-7482) to discuss the reported incident. Mr. Williams explained that TP Mechanical hired Bay Crane Service to perform rigging work for the installation of CDUs at a data</w:t>
      </w:r>
      <w:r w:rsidR="00A927CB">
        <w:t xml:space="preserve"> </w:t>
      </w:r>
      <w:r>
        <w:t xml:space="preserve">center facility. He confirmed that Bay Crane Service's operators were handling the equipment </w:t>
      </w:r>
      <w:r>
        <w:lastRenderedPageBreak/>
        <w:t>when the damage</w:t>
      </w:r>
      <w:r w:rsidR="00443D39">
        <w:t>s</w:t>
      </w:r>
      <w:r>
        <w:t xml:space="preserve"> occurred but </w:t>
      </w:r>
      <w:r w:rsidR="00443D39">
        <w:t>indicated</w:t>
      </w:r>
      <w:r>
        <w:t xml:space="preserve"> he </w:t>
      </w:r>
      <w:r w:rsidR="00443D39">
        <w:t>had little</w:t>
      </w:r>
      <w:r>
        <w:t xml:space="preserve"> information about the extent of damage or equipment specifications.</w:t>
      </w:r>
    </w:p>
    <w:p w14:paraId="505F8A75" w14:textId="77777777" w:rsidR="00162035" w:rsidRDefault="00162035" w:rsidP="00162035"/>
    <w:p w14:paraId="7C4F8D1B" w14:textId="1F4D1FE7" w:rsidR="00162035" w:rsidRPr="00851301" w:rsidRDefault="00162035" w:rsidP="00162035">
      <w:r>
        <w:t xml:space="preserve">Loss Solutions Group contacted Mr. Jon Grennell, Project Manager of Bay Crane Midwest (614-753-5881), the division of Bay Crane Service whose operator reportedly caused the incident. Mr. Grennell provided details about the incident and confirmed the circumstances described in Bay Crane Service's Forklift Incident Investigation Report. The Bay Crane Service Forklift Incident Investigation Report documents that </w:t>
      </w:r>
      <w:r w:rsidRPr="00851301">
        <w:t>On April 15, 2025, at approximately 8:00 AM, a</w:t>
      </w:r>
      <w:r>
        <w:t>s a</w:t>
      </w:r>
      <w:r w:rsidRPr="00851301">
        <w:t xml:space="preserve">n operator was unloading the </w:t>
      </w:r>
      <w:r>
        <w:t>CDU</w:t>
      </w:r>
      <w:r w:rsidRPr="00851301">
        <w:t xml:space="preserve"> from a truck</w:t>
      </w:r>
      <w:r>
        <w:t xml:space="preserve"> the rear wheel struck a pothole causing the top-heavy unit to slide off the forks and fall onto its side.</w:t>
      </w:r>
    </w:p>
    <w:p w14:paraId="12E54683" w14:textId="77777777" w:rsidR="00162035" w:rsidRDefault="00162035" w:rsidP="00162035"/>
    <w:p w14:paraId="00CED341" w14:textId="1EF2BFE8" w:rsidR="00162035" w:rsidRDefault="00162035" w:rsidP="00162035">
      <w:r>
        <w:t>Loss Solutions Group contacted the equipment vendor, Texas Air Systems (214-483-1717)</w:t>
      </w:r>
      <w:r w:rsidR="00A927CB">
        <w:t>,</w:t>
      </w:r>
      <w:r>
        <w:t xml:space="preserve"> and spoke with Ms. Reagan Guthrie regarding the damaged unit and damage assessment. Ms. Guthrie confirmed that Texas Air Systems sold the Motivair MCDU-40 unit to QTS (the equipment owner) for $108,200.00 on February 26, 2024</w:t>
      </w:r>
      <w:r w:rsidR="00B446F5">
        <w:t>,</w:t>
      </w:r>
      <w:r w:rsidR="00443D39">
        <w:t xml:space="preserve"> </w:t>
      </w:r>
      <w:r>
        <w:t>for installation at QTS's datacenter facility as part of critical cooling infrastructure. Following the incident, Texas Air Systems dispatched technicians to the site to assess the damage. Ms. Guthrie explained that the nature and extent of damages to the unit necessitated Texas Air Systems to consult with the OEM, Motivair, to obtain an official assessment of reparability.</w:t>
      </w:r>
    </w:p>
    <w:p w14:paraId="198B18EA" w14:textId="77777777" w:rsidR="00162035" w:rsidRDefault="00162035" w:rsidP="00162035"/>
    <w:p w14:paraId="487FDD44" w14:textId="53D34BDB" w:rsidR="00162035" w:rsidRDefault="00162035" w:rsidP="00162035">
      <w:r>
        <w:t xml:space="preserve">On October 24, 2025, Ms. Guthrie provided Loss Solutions Group with </w:t>
      </w:r>
      <w:proofErr w:type="spellStart"/>
      <w:r>
        <w:t>Motivair's</w:t>
      </w:r>
      <w:proofErr w:type="spellEnd"/>
      <w:r>
        <w:t xml:space="preserve"> official Damage Assessment Letter. The manufacturer (Motivair) identified multiple categories of damage rendering the unit unrepairable, indicating the structural integrity of the frame, heat exchanger, pumps, valves, and piping was destroyed. Motivair noted this is particularly critical given that this equipment serves </w:t>
      </w:r>
      <w:r w:rsidR="00443D39">
        <w:t>in datacenters</w:t>
      </w:r>
      <w:r>
        <w:t xml:space="preserve"> where structural integrity is essential for reliable operation. Motivair further indicated that all electrical components must be discarded per the supplier's drop-impact policy. In the Damage Assessment Letter, Motivair also noted that due to the damage sustained on impact, electrical and leak testing components were destroyed</w:t>
      </w:r>
      <w:r w:rsidR="00A927CB">
        <w:t>,</w:t>
      </w:r>
      <w:r>
        <w:t xml:space="preserve"> and as a result, the unit can no longer be certified for safe operation. Based on these findings, Motivair concluded that complete replacement of the product is required to meet original specifications and quality standards.</w:t>
      </w:r>
    </w:p>
    <w:p w14:paraId="73FC0C49" w14:textId="77777777" w:rsidR="00162035" w:rsidRDefault="00162035" w:rsidP="00162035">
      <w:pPr>
        <w:rPr>
          <w:color w:val="000000"/>
        </w:rPr>
      </w:pPr>
    </w:p>
    <w:p w14:paraId="18451D83" w14:textId="23CBF894" w:rsidR="00162035" w:rsidRDefault="00162035" w:rsidP="00162035">
      <w:pPr>
        <w:rPr>
          <w:color w:val="000000"/>
        </w:rPr>
      </w:pPr>
      <w:r>
        <w:rPr>
          <w:color w:val="000000"/>
        </w:rPr>
        <w:t xml:space="preserve">A total replacement cost of $108,200.00 was presented. </w:t>
      </w:r>
    </w:p>
    <w:p w14:paraId="6D0373DD" w14:textId="27703F9C" w:rsidR="00AF3A11" w:rsidRPr="00692EA5" w:rsidRDefault="00AF3A11" w:rsidP="00162035">
      <w:pPr>
        <w:rPr>
          <w:color w:val="000000"/>
        </w:rPr>
      </w:pPr>
      <w:r w:rsidRPr="00692EA5">
        <w:rPr>
          <w:color w:val="000000"/>
        </w:rPr>
        <w:t xml:space="preserve">  </w:t>
      </w:r>
    </w:p>
    <w:p w14:paraId="3880D202" w14:textId="77777777" w:rsidR="00AF3A11" w:rsidRDefault="00AF3A11" w:rsidP="009878A4">
      <w:pPr>
        <w:autoSpaceDE w:val="0"/>
        <w:autoSpaceDN w:val="0"/>
        <w:adjustRightInd w:val="0"/>
        <w:rPr>
          <w:b/>
          <w:color w:val="000000"/>
          <w:u w:val="single"/>
        </w:rPr>
      </w:pPr>
      <w:r>
        <w:rPr>
          <w:b/>
          <w:color w:val="000000"/>
          <w:u w:val="single"/>
        </w:rPr>
        <w:t>Scope of Damage</w:t>
      </w:r>
    </w:p>
    <w:p w14:paraId="41055FC8" w14:textId="77777777" w:rsidR="00AF3A11" w:rsidRDefault="00AF3A11" w:rsidP="009878A4">
      <w:pPr>
        <w:autoSpaceDE w:val="0"/>
        <w:autoSpaceDN w:val="0"/>
        <w:adjustRightInd w:val="0"/>
        <w:rPr>
          <w:color w:val="000000"/>
        </w:rPr>
      </w:pPr>
    </w:p>
    <w:p w14:paraId="067B851B" w14:textId="0E0F46B6" w:rsidR="00162035" w:rsidRDefault="00162035" w:rsidP="00162035">
      <w:r>
        <w:t>Loss Solutions Group submits that the insured's Motivair brand MCDU-40 cooling distribution unit sustained extensive internal and external damage stemming from a reported transit incident on April 15, 2025.</w:t>
      </w:r>
    </w:p>
    <w:p w14:paraId="3AC75437" w14:textId="77777777" w:rsidR="00AF3A11" w:rsidRDefault="00AF3A11" w:rsidP="009878A4">
      <w:pPr>
        <w:autoSpaceDE w:val="0"/>
        <w:autoSpaceDN w:val="0"/>
        <w:adjustRightInd w:val="0"/>
        <w:rPr>
          <w:color w:val="000000"/>
        </w:rPr>
      </w:pPr>
    </w:p>
    <w:p w14:paraId="0BF68904" w14:textId="2CE1C203" w:rsidR="00AF3A11" w:rsidRPr="00CE47DE" w:rsidRDefault="00162035" w:rsidP="009878A4">
      <w:pPr>
        <w:autoSpaceDE w:val="0"/>
        <w:autoSpaceDN w:val="0"/>
        <w:adjustRightInd w:val="0"/>
        <w:rPr>
          <w:b/>
          <w:bCs/>
          <w:color w:val="000000"/>
        </w:rPr>
      </w:pPr>
      <w:r>
        <w:rPr>
          <w:b/>
          <w:bCs/>
          <w:color w:val="000000"/>
          <w:u w:val="single"/>
        </w:rPr>
        <w:t xml:space="preserve">Age &amp; </w:t>
      </w:r>
      <w:r w:rsidR="00AF3A11" w:rsidRPr="00CE47DE">
        <w:rPr>
          <w:b/>
          <w:bCs/>
          <w:color w:val="000000"/>
          <w:u w:val="single"/>
        </w:rPr>
        <w:t>Condition</w:t>
      </w:r>
    </w:p>
    <w:p w14:paraId="0BF3196D" w14:textId="77777777" w:rsidR="00AF3A11" w:rsidRDefault="00AF3A11" w:rsidP="009878A4">
      <w:pPr>
        <w:autoSpaceDE w:val="0"/>
        <w:autoSpaceDN w:val="0"/>
        <w:adjustRightInd w:val="0"/>
        <w:rPr>
          <w:color w:val="000000"/>
        </w:rPr>
      </w:pPr>
    </w:p>
    <w:p w14:paraId="3B5E4A4B" w14:textId="77777777" w:rsidR="00162035" w:rsidRDefault="00162035" w:rsidP="00162035">
      <w:r>
        <w:t>The affected equipment was new and unused at the time of the claimed event.</w:t>
      </w:r>
    </w:p>
    <w:p w14:paraId="61E237EF" w14:textId="77777777" w:rsidR="00AF3A11" w:rsidRPr="00246600" w:rsidRDefault="00AF3A11" w:rsidP="009878A4">
      <w:pPr>
        <w:autoSpaceDE w:val="0"/>
        <w:autoSpaceDN w:val="0"/>
        <w:adjustRightInd w:val="0"/>
        <w:rPr>
          <w:color w:val="000000"/>
        </w:rPr>
      </w:pPr>
    </w:p>
    <w:p w14:paraId="3E88A43D" w14:textId="77777777" w:rsidR="00AF3A11" w:rsidRDefault="00AF3A11" w:rsidP="009878A4">
      <w:pPr>
        <w:autoSpaceDE w:val="0"/>
        <w:autoSpaceDN w:val="0"/>
        <w:adjustRightInd w:val="0"/>
        <w:rPr>
          <w:b/>
          <w:color w:val="000000"/>
          <w:u w:val="single"/>
        </w:rPr>
      </w:pPr>
      <w:r>
        <w:rPr>
          <w:b/>
          <w:color w:val="000000"/>
          <w:u w:val="single"/>
        </w:rPr>
        <w:t xml:space="preserve">Reparability </w:t>
      </w:r>
    </w:p>
    <w:p w14:paraId="1B119EE4" w14:textId="77777777" w:rsidR="00AF3A11" w:rsidRDefault="00AF3A11" w:rsidP="009878A4">
      <w:pPr>
        <w:autoSpaceDE w:val="0"/>
        <w:autoSpaceDN w:val="0"/>
        <w:adjustRightInd w:val="0"/>
        <w:rPr>
          <w:color w:val="000000"/>
        </w:rPr>
      </w:pPr>
    </w:p>
    <w:p w14:paraId="3154070E" w14:textId="35C88B0F" w:rsidR="00162035" w:rsidRDefault="00162035" w:rsidP="00162035">
      <w:r>
        <w:t>After reviewing the relevant documentation</w:t>
      </w:r>
      <w:r w:rsidR="00276DF3">
        <w:t xml:space="preserve"> and photogra</w:t>
      </w:r>
      <w:r w:rsidR="00A23EC5">
        <w:t>p</w:t>
      </w:r>
      <w:r w:rsidR="00276DF3">
        <w:t>hs</w:t>
      </w:r>
      <w:r>
        <w:t xml:space="preserve"> and consulting with the vendor, Loss Solutions Group recommends the full replacement of the affected equipment.</w:t>
      </w:r>
    </w:p>
    <w:p w14:paraId="14B95412" w14:textId="77777777" w:rsidR="00AF3A11" w:rsidRPr="00246600" w:rsidRDefault="00AF3A11" w:rsidP="009878A4">
      <w:pPr>
        <w:autoSpaceDE w:val="0"/>
        <w:autoSpaceDN w:val="0"/>
        <w:adjustRightInd w:val="0"/>
        <w:rPr>
          <w:color w:val="000000"/>
        </w:rPr>
      </w:pPr>
    </w:p>
    <w:p w14:paraId="276ED5B1" w14:textId="77777777" w:rsidR="00162035" w:rsidRDefault="00162035" w:rsidP="00162035">
      <w:r>
        <w:rPr>
          <w:b/>
          <w:u w:val="single"/>
        </w:rPr>
        <w:t>Cost Analysis</w:t>
      </w:r>
    </w:p>
    <w:p w14:paraId="6208A0C5" w14:textId="77777777" w:rsidR="00162035" w:rsidRDefault="00162035" w:rsidP="00162035"/>
    <w:p w14:paraId="000C8B9F" w14:textId="77777777" w:rsidR="00162035" w:rsidRDefault="00162035" w:rsidP="00162035">
      <w:r>
        <w:t>Loss Solutions Group assessed the proposed costs by cross-referencing with alternative vendors, drawing on historical data for similar repairs, evaluating comparable equipment pricing, and consulting directly with the involved vendor to verify reasonableness. Below is a breakdown of the associated costs.</w:t>
      </w:r>
    </w:p>
    <w:p w14:paraId="7C55155F" w14:textId="77777777" w:rsidR="00162035" w:rsidRDefault="00162035" w:rsidP="00162035"/>
    <w:p w14:paraId="6721C9B5" w14:textId="77777777" w:rsidR="00162035" w:rsidRPr="00162035" w:rsidRDefault="00162035" w:rsidP="00162035">
      <w:pPr>
        <w:rPr>
          <w:b/>
          <w:bCs/>
        </w:rPr>
      </w:pPr>
      <w:r w:rsidRPr="00162035">
        <w:rPr>
          <w:b/>
          <w:bCs/>
        </w:rPr>
        <w:t xml:space="preserve">TEXAS AIR SYSTEMS (214-483-1717) INVOICE WITH SHIP DATE FEBRUARY 26, </w:t>
      </w:r>
      <w:proofErr w:type="gramStart"/>
      <w:r w:rsidRPr="00162035">
        <w:rPr>
          <w:b/>
          <w:bCs/>
        </w:rPr>
        <w:t>2024</w:t>
      </w:r>
      <w:proofErr w:type="gramEnd"/>
      <w:r w:rsidRPr="00162035">
        <w:rPr>
          <w:b/>
          <w:bCs/>
        </w:rPr>
        <w:t xml:space="preserve"> AND A TOTAL OF $108,200.00</w:t>
      </w:r>
    </w:p>
    <w:p w14:paraId="16441779" w14:textId="77777777" w:rsidR="00162035" w:rsidRDefault="00162035" w:rsidP="00162035"/>
    <w:p w14:paraId="40557D25" w14:textId="49215626" w:rsidR="00B56B43" w:rsidRDefault="00162035" w:rsidP="00162035">
      <w:r>
        <w:t>Loss Solutions Group reviewed the invoice totaling $108,200.00 for one (1) Motivair brand MCDU-40 cooling distribution unit. This unit was originally purchased new from Texas Air Systems on February 26, 2024</w:t>
      </w:r>
      <w:r w:rsidR="00B446F5">
        <w:t>,</w:t>
      </w:r>
      <w:r>
        <w:t xml:space="preserve"> for installation at the QTS datacenter facility. Loss Solutions Group </w:t>
      </w:r>
      <w:r w:rsidR="00B56B43">
        <w:t xml:space="preserve">cross-checked with the OEM, Motivair, and found that $108,200.00 is consistent with the MSRP for </w:t>
      </w:r>
      <w:r w:rsidR="00545600">
        <w:t>like-for-like units. Loss Solutions Group submits the cost of $108,200.00 to restore the insured to pre-loss condition is fair and reasonable.</w:t>
      </w:r>
    </w:p>
    <w:p w14:paraId="146FA425" w14:textId="77777777" w:rsidR="00545600" w:rsidRDefault="00545600" w:rsidP="00545600">
      <w:pPr>
        <w:rPr>
          <w:b/>
          <w:bCs/>
          <w:u w:val="single"/>
        </w:rPr>
      </w:pPr>
    </w:p>
    <w:p w14:paraId="4B52BA21" w14:textId="21C0406F" w:rsidR="00545600" w:rsidRDefault="00545600" w:rsidP="00545600">
      <w:r>
        <w:rPr>
          <w:b/>
          <w:bCs/>
          <w:u w:val="single"/>
        </w:rPr>
        <w:t xml:space="preserve">Alternate </w:t>
      </w:r>
      <w:r>
        <w:rPr>
          <w:b/>
          <w:bCs/>
          <w:u w:val="single"/>
        </w:rPr>
        <w:t>Vendor Contacts</w:t>
      </w:r>
    </w:p>
    <w:p w14:paraId="001F1A14" w14:textId="77777777" w:rsidR="00545600" w:rsidRDefault="00545600" w:rsidP="00545600"/>
    <w:p w14:paraId="37CCAB5F" w14:textId="5DC672D6" w:rsidR="00545600" w:rsidRPr="00545600" w:rsidRDefault="00545600" w:rsidP="00545600">
      <w:r>
        <w:t xml:space="preserve">Further research to establish valuation utilizing third-party vendors </w:t>
      </w:r>
      <w:r w:rsidR="005540DB">
        <w:t>is discussed below.</w:t>
      </w:r>
      <w:r>
        <w:t xml:space="preserve"> </w:t>
      </w:r>
    </w:p>
    <w:p w14:paraId="72E6FDEA" w14:textId="77777777" w:rsidR="00162035" w:rsidRDefault="00162035" w:rsidP="00162035"/>
    <w:p w14:paraId="562208DE" w14:textId="2EAFF918" w:rsidR="005540DB" w:rsidRDefault="005540DB" w:rsidP="00162035">
      <w:pPr>
        <w:rPr>
          <w:b/>
          <w:bCs/>
        </w:rPr>
      </w:pPr>
      <w:r>
        <w:rPr>
          <w:b/>
          <w:bCs/>
        </w:rPr>
        <w:t xml:space="preserve">Motivair by Schneider Electric (716-691-9222 </w:t>
      </w:r>
      <w:proofErr w:type="spellStart"/>
      <w:r>
        <w:rPr>
          <w:b/>
          <w:bCs/>
        </w:rPr>
        <w:t>ext</w:t>
      </w:r>
      <w:proofErr w:type="spellEnd"/>
      <w:r>
        <w:rPr>
          <w:b/>
          <w:bCs/>
        </w:rPr>
        <w:t xml:space="preserve"> 361)</w:t>
      </w:r>
    </w:p>
    <w:p w14:paraId="37D9AF39" w14:textId="77777777" w:rsidR="005540DB" w:rsidRDefault="005540DB" w:rsidP="00162035">
      <w:pPr>
        <w:rPr>
          <w:b/>
          <w:bCs/>
        </w:rPr>
      </w:pPr>
    </w:p>
    <w:p w14:paraId="3C58D003" w14:textId="44E96700" w:rsidR="005540DB" w:rsidRPr="005540DB" w:rsidRDefault="005540DB" w:rsidP="00162035">
      <w:r>
        <w:t>Loss Solutions Group spoke with Nicholas Haddad, Sales Manager, IT &amp; Electronics Cooling of Motivair who supplied an M.S.R.P. for an identical Cooling Distribution Unit (CDU) in the amount of $94,380.05. Loss Solutions Group submits that the $108,200.00 is consistent with industry standards and deems it to be fair and reasonable</w:t>
      </w:r>
      <w:r w:rsidR="00B446F5">
        <w:t>.</w:t>
      </w:r>
    </w:p>
    <w:p w14:paraId="10054C45" w14:textId="77777777" w:rsidR="005540DB" w:rsidRDefault="005540DB" w:rsidP="00162035"/>
    <w:p w14:paraId="22A7F7E4" w14:textId="77777777" w:rsidR="00162035" w:rsidRDefault="00162035" w:rsidP="00162035">
      <w:r>
        <w:rPr>
          <w:b/>
          <w:u w:val="single"/>
        </w:rPr>
        <w:t>RCV</w:t>
      </w:r>
    </w:p>
    <w:p w14:paraId="20DD9F4D" w14:textId="77777777" w:rsidR="00162035" w:rsidRDefault="00162035" w:rsidP="00162035"/>
    <w:p w14:paraId="71350CA9" w14:textId="6476CCC1" w:rsidR="00162035" w:rsidRDefault="00162035" w:rsidP="00162035">
      <w:r>
        <w:t>Loss Solutions Group was presented with the original invoice totaling $108,200.00. We believe that this cost is a fair and reasonable replacement cost value (RCV) to restore the insured to pre-loss condition. Supporting research and a pricing breakdown are available in the attached spreadsheet.</w:t>
      </w:r>
    </w:p>
    <w:p w14:paraId="1B33985F" w14:textId="77777777" w:rsidR="00162035" w:rsidRDefault="00162035" w:rsidP="00162035"/>
    <w:p w14:paraId="25693A6C" w14:textId="77777777" w:rsidR="00162035" w:rsidRDefault="00162035" w:rsidP="00162035">
      <w:r>
        <w:rPr>
          <w:b/>
          <w:u w:val="single"/>
        </w:rPr>
        <w:t>ACV</w:t>
      </w:r>
    </w:p>
    <w:p w14:paraId="50F306C4" w14:textId="77777777" w:rsidR="00162035" w:rsidRDefault="00162035" w:rsidP="00162035"/>
    <w:p w14:paraId="16577CA0" w14:textId="2CD36418" w:rsidR="00162035" w:rsidRDefault="00162035" w:rsidP="00162035">
      <w:r>
        <w:t>Loss Solutions Group has not completed an Actual Cash Value (ACV) analysis for the claimed event</w:t>
      </w:r>
      <w:r w:rsidR="007B180A">
        <w:t>,</w:t>
      </w:r>
      <w:r>
        <w:t xml:space="preserve"> as the equipment was in new and unused condition.</w:t>
      </w:r>
    </w:p>
    <w:p w14:paraId="3554BD6C" w14:textId="77777777" w:rsidR="00162035" w:rsidRDefault="00162035" w:rsidP="00162035"/>
    <w:p w14:paraId="0EF3B406" w14:textId="77777777" w:rsidR="00162035" w:rsidRDefault="00162035" w:rsidP="00162035">
      <w:r>
        <w:rPr>
          <w:b/>
          <w:u w:val="single"/>
        </w:rPr>
        <w:t>Salvage</w:t>
      </w:r>
    </w:p>
    <w:p w14:paraId="364E1136" w14:textId="77777777" w:rsidR="00162035" w:rsidRDefault="00162035" w:rsidP="00162035"/>
    <w:p w14:paraId="2ECF4EAA" w14:textId="3C99F822" w:rsidR="00AF3A11" w:rsidRDefault="00162035" w:rsidP="00162035">
      <w:r>
        <w:t>Loss Solutions Group submits that there is little to no salvage value associated with this claimed event.</w:t>
      </w:r>
    </w:p>
    <w:p w14:paraId="267682F5" w14:textId="77777777" w:rsidR="007B180A" w:rsidRPr="00692EA5" w:rsidRDefault="007B180A" w:rsidP="00162035">
      <w:pPr>
        <w:rPr>
          <w:color w:val="000000"/>
        </w:rPr>
      </w:pPr>
    </w:p>
    <w:p w14:paraId="6209A600" w14:textId="77777777" w:rsidR="00AF3A11" w:rsidRPr="00692EA5" w:rsidRDefault="00AF3A11" w:rsidP="009878A4">
      <w:pPr>
        <w:rPr>
          <w:color w:val="000000"/>
        </w:rPr>
      </w:pPr>
      <w:r w:rsidRPr="00692EA5">
        <w:rPr>
          <w:b/>
          <w:bCs/>
          <w:i/>
          <w:iCs/>
          <w:color w:val="000000"/>
        </w:rPr>
        <w:t>Summary:</w:t>
      </w:r>
    </w:p>
    <w:p w14:paraId="27322A77" w14:textId="77777777" w:rsidR="00AF3A11" w:rsidRPr="00692EA5" w:rsidRDefault="00AF3A11" w:rsidP="009878A4">
      <w:pPr>
        <w:rPr>
          <w:b/>
          <w:bCs/>
          <w:iCs/>
          <w:color w:val="000000"/>
        </w:rPr>
      </w:pPr>
    </w:p>
    <w:p w14:paraId="23A909DC" w14:textId="69C136ED" w:rsidR="00AF3A11" w:rsidRDefault="007B180A" w:rsidP="009878A4">
      <w:pPr>
        <w:rPr>
          <w:color w:val="000000"/>
        </w:rPr>
      </w:pPr>
      <w:r w:rsidRPr="007B180A">
        <w:rPr>
          <w:color w:val="000000"/>
        </w:rPr>
        <w:t>Loss Solutions Group's findings described herein are based upon all information available at the time of this writing. Loss Solutions Group's findings are based on available information, reviewed documentation, interviews, research, experience, historical references, training, and education.</w:t>
      </w:r>
    </w:p>
    <w:p w14:paraId="00C1DD33" w14:textId="35FE298A" w:rsidR="007B180A" w:rsidRDefault="007B180A" w:rsidP="007B180A">
      <w:pPr>
        <w:pStyle w:val="ListParagraph"/>
        <w:numPr>
          <w:ilvl w:val="0"/>
          <w:numId w:val="17"/>
        </w:numPr>
        <w:spacing w:line="276" w:lineRule="auto"/>
        <w:contextualSpacing/>
      </w:pPr>
      <w:r w:rsidRPr="005D5E96">
        <w:t>The insured, Bay Crane Service, reported damage to a Motivair brand MCDU-40 cooling distribution unit stemming from a transit incident on April 15, 2025, for a total of $108,200.00.</w:t>
      </w:r>
    </w:p>
    <w:p w14:paraId="284F9877" w14:textId="77777777" w:rsidR="007B180A" w:rsidRDefault="007B180A" w:rsidP="007B180A"/>
    <w:p w14:paraId="1098C3C8" w14:textId="77777777" w:rsidR="007B180A" w:rsidRDefault="007B180A" w:rsidP="007B180A">
      <w:pPr>
        <w:pStyle w:val="ListParagraph"/>
        <w:numPr>
          <w:ilvl w:val="0"/>
          <w:numId w:val="17"/>
        </w:numPr>
        <w:spacing w:line="276" w:lineRule="auto"/>
        <w:contextualSpacing/>
      </w:pPr>
      <w:r w:rsidRPr="004F3660">
        <w:t>The affected equipment was new and unused at the time of the claimed event.</w:t>
      </w:r>
    </w:p>
    <w:p w14:paraId="4F9B97A0" w14:textId="77777777" w:rsidR="007B180A" w:rsidRDefault="007B180A" w:rsidP="007B180A"/>
    <w:p w14:paraId="4C4C1197" w14:textId="77777777" w:rsidR="007B180A" w:rsidRDefault="007B180A" w:rsidP="007B180A">
      <w:pPr>
        <w:pStyle w:val="ListParagraph"/>
        <w:numPr>
          <w:ilvl w:val="0"/>
          <w:numId w:val="17"/>
        </w:numPr>
        <w:spacing w:line="276" w:lineRule="auto"/>
        <w:contextualSpacing/>
      </w:pPr>
      <w:r w:rsidRPr="004F3660">
        <w:t>After reviewing the relevant documentation and consulting with the vendor, Loss Solutions Group recommends the full replacement of the affected equipment.</w:t>
      </w:r>
    </w:p>
    <w:p w14:paraId="1D4BAE24" w14:textId="77777777" w:rsidR="007B180A" w:rsidRDefault="007B180A" w:rsidP="007B180A">
      <w:pPr>
        <w:pStyle w:val="ListParagraph"/>
      </w:pPr>
    </w:p>
    <w:p w14:paraId="32FFEE02" w14:textId="3D53A0C9" w:rsidR="007B180A" w:rsidRDefault="007B180A" w:rsidP="007B180A">
      <w:pPr>
        <w:pStyle w:val="ListParagraph"/>
        <w:numPr>
          <w:ilvl w:val="0"/>
          <w:numId w:val="17"/>
        </w:numPr>
        <w:spacing w:line="276" w:lineRule="auto"/>
        <w:contextualSpacing/>
      </w:pPr>
      <w:r w:rsidRPr="007B180A">
        <w:t>Loss Solutions Group was presented with the original invoice totaling $108,200.00. We believe that this cost is a fair and reasonable replacement cost value (RCV) to restore the insured to pre-loss condition. Supporting research and a pricing breakdown are available in the attached spreadsheet.</w:t>
      </w:r>
    </w:p>
    <w:p w14:paraId="4494DFD3" w14:textId="77777777" w:rsidR="007B180A" w:rsidRDefault="007B180A" w:rsidP="007B180A"/>
    <w:p w14:paraId="1F5A862A" w14:textId="76D89C4C" w:rsidR="007B180A" w:rsidRPr="005D5E96" w:rsidRDefault="007B180A" w:rsidP="007B180A">
      <w:pPr>
        <w:pStyle w:val="ListParagraph"/>
        <w:numPr>
          <w:ilvl w:val="0"/>
          <w:numId w:val="17"/>
        </w:numPr>
        <w:spacing w:line="276" w:lineRule="auto"/>
        <w:contextualSpacing/>
      </w:pPr>
      <w:r w:rsidRPr="005D5E96">
        <w:t>Loss Solutions Group has not completed an Actual Cash Value (ACV) analysis for the claimed event</w:t>
      </w:r>
      <w:r>
        <w:t>,</w:t>
      </w:r>
      <w:r w:rsidRPr="005D5E96">
        <w:t xml:space="preserve"> as the equipment was in new and unused condition.</w:t>
      </w:r>
    </w:p>
    <w:p w14:paraId="6ED9BF03" w14:textId="77777777" w:rsidR="007B180A" w:rsidRDefault="007B180A" w:rsidP="007B180A">
      <w:pPr>
        <w:pStyle w:val="ListParagraph"/>
      </w:pPr>
    </w:p>
    <w:p w14:paraId="3281DA6A" w14:textId="6EF0F427" w:rsidR="007B180A" w:rsidRDefault="007B180A" w:rsidP="007B180A">
      <w:pPr>
        <w:pStyle w:val="ListParagraph"/>
        <w:numPr>
          <w:ilvl w:val="0"/>
          <w:numId w:val="17"/>
        </w:numPr>
        <w:spacing w:line="276" w:lineRule="auto"/>
        <w:contextualSpacing/>
      </w:pPr>
      <w:r w:rsidRPr="005D5E96">
        <w:t>Loss Solutions Group submit</w:t>
      </w:r>
      <w:r>
        <w:t>s</w:t>
      </w:r>
      <w:r w:rsidRPr="005D5E96">
        <w:t xml:space="preserve"> that there is little to no salvage value associated with this claimed event.</w:t>
      </w:r>
    </w:p>
    <w:p w14:paraId="2E7FDB98" w14:textId="77777777" w:rsidR="00AF3A11" w:rsidRPr="00692EA5" w:rsidRDefault="00AF3A11" w:rsidP="009878A4">
      <w:pPr>
        <w:autoSpaceDE w:val="0"/>
        <w:autoSpaceDN w:val="0"/>
        <w:adjustRightInd w:val="0"/>
      </w:pPr>
    </w:p>
    <w:p w14:paraId="7A182989" w14:textId="77777777" w:rsidR="00AF3A11" w:rsidRPr="005C5A93" w:rsidRDefault="00AF3A11" w:rsidP="009878A4">
      <w:pPr>
        <w:ind w:right="696"/>
      </w:pPr>
      <w:r>
        <w:t>If you have any questions</w:t>
      </w:r>
      <w:r w:rsidRPr="00692EA5">
        <w:t xml:space="preserve"> or if you need any additional information, please </w:t>
      </w:r>
      <w:r>
        <w:t xml:space="preserve">feel free </w:t>
      </w:r>
      <w:r w:rsidRPr="00692EA5">
        <w:t xml:space="preserve">to </w:t>
      </w:r>
      <w:r>
        <w:t xml:space="preserve">contact </w:t>
      </w:r>
      <w:r w:rsidRPr="003D40F7">
        <w:rPr>
          <w:noProof/>
        </w:rPr>
        <w:t>Tanner Beuret</w:t>
      </w:r>
      <w:r>
        <w:t xml:space="preserve"> at </w:t>
      </w:r>
      <w:r w:rsidRPr="000E3C41">
        <w:rPr>
          <w:noProof/>
        </w:rPr>
        <w:t>(</w:t>
      </w:r>
      <w:r>
        <w:rPr>
          <w:noProof/>
        </w:rPr>
        <w:t>866</w:t>
      </w:r>
      <w:r w:rsidRPr="000E3C41">
        <w:rPr>
          <w:noProof/>
        </w:rPr>
        <w:t xml:space="preserve">) </w:t>
      </w:r>
      <w:r>
        <w:rPr>
          <w:noProof/>
        </w:rPr>
        <w:t>899</w:t>
      </w:r>
      <w:r w:rsidRPr="000E3C41">
        <w:rPr>
          <w:noProof/>
        </w:rPr>
        <w:t>-</w:t>
      </w:r>
      <w:r>
        <w:rPr>
          <w:noProof/>
        </w:rPr>
        <w:t>8756</w:t>
      </w:r>
      <w:r w:rsidRPr="003D40F7">
        <w:rPr>
          <w:noProof/>
        </w:rPr>
        <w:t xml:space="preserve"> ext. 755</w:t>
      </w:r>
      <w:r>
        <w:t xml:space="preserve">, or </w:t>
      </w:r>
      <w:r w:rsidRPr="00692EA5">
        <w:t xml:space="preserve">via </w:t>
      </w:r>
      <w:r>
        <w:t>e</w:t>
      </w:r>
      <w:r w:rsidRPr="00692EA5">
        <w:t xml:space="preserve">mail at </w:t>
      </w:r>
      <w:r w:rsidRPr="003D40F7">
        <w:rPr>
          <w:noProof/>
        </w:rPr>
        <w:t>tbeuret@losssolutionsgroup.com</w:t>
      </w:r>
      <w:r w:rsidRPr="005C5A93">
        <w:t xml:space="preserve">. </w:t>
      </w:r>
      <w:r>
        <w:t xml:space="preserve"> </w:t>
      </w:r>
      <w:r w:rsidRPr="003D40F7">
        <w:rPr>
          <w:noProof/>
        </w:rPr>
        <w:t>Team Leader Nick Ramos can be reached at (866) 899-8756 ext. 724, or via email at nramos@losssolutionsgroup.com.</w:t>
      </w:r>
    </w:p>
    <w:p w14:paraId="0BFE6C60" w14:textId="77777777" w:rsidR="00AF3A11" w:rsidRPr="00692EA5" w:rsidRDefault="00AF3A11" w:rsidP="009878A4">
      <w:pPr>
        <w:ind w:right="696"/>
      </w:pPr>
    </w:p>
    <w:p w14:paraId="3A905F3D" w14:textId="77777777" w:rsidR="00AF3A11" w:rsidRPr="00692EA5" w:rsidRDefault="00AF3A11" w:rsidP="009878A4">
      <w:r w:rsidRPr="00692EA5">
        <w:t>Best regards,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1"/>
        <w:gridCol w:w="4961"/>
      </w:tblGrid>
      <w:tr w:rsidR="00AF3A11" w:rsidRPr="00692EA5" w14:paraId="59874D9A" w14:textId="77777777" w:rsidTr="004373FD">
        <w:tc>
          <w:tcPr>
            <w:tcW w:w="4961" w:type="dxa"/>
          </w:tcPr>
          <w:p w14:paraId="4FA2821F" w14:textId="77777777" w:rsidR="00AF3A11" w:rsidRPr="00692EA5" w:rsidRDefault="00AF3A11" w:rsidP="009878A4">
            <w:r>
              <w:rPr>
                <w:noProof/>
              </w:rPr>
              <w:drawing>
                <wp:inline distT="0" distB="0" distL="0" distR="0" wp14:anchorId="66875C64" wp14:editId="71F04CF4">
                  <wp:extent cx="1950889" cy="739204"/>
                  <wp:effectExtent l="0" t="0" r="0" b="3810"/>
                  <wp:docPr id="43688995" name="Picture 1"/>
                  <wp:cNvGraphicFramePr/>
                  <a:graphic xmlns:a="http://schemas.openxmlformats.org/drawingml/2006/main">
                    <a:graphicData uri="http://schemas.openxmlformats.org/drawingml/2006/picture">
                      <pic:pic xmlns:pic="http://schemas.openxmlformats.org/drawingml/2006/picture">
                        <pic:nvPicPr>
                          <pic:cNvPr id="43688995" name=""/>
                          <pic:cNvPicPr/>
                        </pic:nvPicPr>
                        <pic:blipFill>
                          <a:blip r:embed="rId8"/>
                          <a:stretch>
                            <a:fillRect/>
                          </a:stretch>
                        </pic:blipFill>
                        <pic:spPr>
                          <a:xfrm>
                            <a:off x="0" y="0"/>
                            <a:ext cx="1950889" cy="739204"/>
                          </a:xfrm>
                          <a:prstGeom prst="rect">
                            <a:avLst/>
                          </a:prstGeom>
                        </pic:spPr>
                      </pic:pic>
                    </a:graphicData>
                  </a:graphic>
                </wp:inline>
              </w:drawing>
            </w:r>
          </w:p>
          <w:p w14:paraId="2866CCBC" w14:textId="77777777" w:rsidR="00AF3A11" w:rsidRPr="00692EA5" w:rsidRDefault="00AF3A11" w:rsidP="009878A4">
            <w:r w:rsidRPr="003D40F7">
              <w:rPr>
                <w:noProof/>
              </w:rPr>
              <w:t>Tanner Beuret</w:t>
            </w:r>
          </w:p>
          <w:p w14:paraId="0AC90A3D" w14:textId="77777777" w:rsidR="00AF3A11" w:rsidRPr="00692EA5" w:rsidRDefault="00AF3A11" w:rsidP="009878A4">
            <w:r w:rsidRPr="003D40F7">
              <w:rPr>
                <w:noProof/>
              </w:rPr>
              <w:t>Technical Consultant</w:t>
            </w:r>
          </w:p>
          <w:p w14:paraId="5D9A73A4" w14:textId="77777777" w:rsidR="00AF3A11" w:rsidRPr="00692EA5" w:rsidRDefault="00AF3A11" w:rsidP="009878A4">
            <w:r w:rsidRPr="00692EA5">
              <w:t>Loss Solutions Group</w:t>
            </w:r>
            <w:r>
              <w:t>, LLC</w:t>
            </w:r>
          </w:p>
        </w:tc>
        <w:tc>
          <w:tcPr>
            <w:tcW w:w="4961" w:type="dxa"/>
          </w:tcPr>
          <w:p w14:paraId="09533E3D" w14:textId="77777777" w:rsidR="00AF3A11" w:rsidRPr="00692EA5" w:rsidRDefault="00AF3A11" w:rsidP="009878A4"/>
        </w:tc>
      </w:tr>
    </w:tbl>
    <w:p w14:paraId="36B8E390" w14:textId="77777777" w:rsidR="00AF3A11" w:rsidRDefault="00AF3A11" w:rsidP="009878A4">
      <w:pPr>
        <w:sectPr w:rsidR="00AF3A11" w:rsidSect="00AF3A11">
          <w:headerReference w:type="default" r:id="rId9"/>
          <w:footerReference w:type="default" r:id="rId10"/>
          <w:headerReference w:type="first" r:id="rId11"/>
          <w:footerReference w:type="first" r:id="rId12"/>
          <w:pgSz w:w="12240" w:h="15840"/>
          <w:pgMar w:top="1850" w:right="1267" w:bottom="1440" w:left="1267" w:header="630" w:footer="285" w:gutter="0"/>
          <w:pgNumType w:start="1"/>
          <w:cols w:space="720"/>
          <w:titlePg/>
          <w:docGrid w:linePitch="360"/>
        </w:sectPr>
      </w:pPr>
    </w:p>
    <w:p w14:paraId="6DFEE440" w14:textId="77777777" w:rsidR="00AF3A11" w:rsidRPr="00692EA5" w:rsidRDefault="00AF3A11" w:rsidP="009878A4"/>
    <w:sectPr w:rsidR="00AF3A11" w:rsidRPr="00692EA5" w:rsidSect="00AF3A11">
      <w:headerReference w:type="default" r:id="rId13"/>
      <w:footerReference w:type="default" r:id="rId14"/>
      <w:headerReference w:type="first" r:id="rId15"/>
      <w:footerReference w:type="first" r:id="rId16"/>
      <w:type w:val="continuous"/>
      <w:pgSz w:w="12240" w:h="15840"/>
      <w:pgMar w:top="1850" w:right="1267" w:bottom="1440" w:left="1267" w:header="630" w:footer="28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8AF0B" w14:textId="77777777" w:rsidR="00C528EC" w:rsidRDefault="00C528EC">
      <w:r>
        <w:separator/>
      </w:r>
    </w:p>
  </w:endnote>
  <w:endnote w:type="continuationSeparator" w:id="0">
    <w:p w14:paraId="5E113992" w14:textId="77777777" w:rsidR="00C528EC" w:rsidRDefault="00C528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ill Sans MT Condensed">
    <w:panose1 w:val="020B0506020104020203"/>
    <w:charset w:val="4D"/>
    <w:family w:val="swiss"/>
    <w:pitch w:val="variable"/>
    <w:sig w:usb0="00000003" w:usb1="00000000" w:usb2="00000000" w:usb3="00000000" w:csb0="00000003" w:csb1="00000000"/>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38FF6" w14:textId="77777777" w:rsidR="00AF3A11" w:rsidRPr="00053115" w:rsidRDefault="00AF3A11" w:rsidP="00053115">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2C46827F" w14:textId="77777777" w:rsidR="00AF3A11" w:rsidRPr="00053115" w:rsidRDefault="00AF3A11" w:rsidP="00053115">
    <w:pPr>
      <w:pStyle w:val="Footer"/>
      <w:ind w:left="-450" w:right="-46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28090979" w14:textId="77777777" w:rsidR="00AF3A11" w:rsidRDefault="00AF3A11" w:rsidP="00053115">
    <w:pPr>
      <w:pStyle w:val="Footer"/>
      <w:ind w:left="-450" w:right="-46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7DBD2E6F" w14:textId="77777777" w:rsidR="00AF3A11" w:rsidRPr="00346D97" w:rsidRDefault="00AF3A11" w:rsidP="00053115">
    <w:pPr>
      <w:pStyle w:val="Footer"/>
      <w:ind w:left="-450" w:right="-464"/>
      <w:jc w:val="center"/>
      <w:rPr>
        <w:rStyle w:val="style181"/>
        <w:rFonts w:ascii="Gill Sans MT Condensed" w:eastAsia="Microsoft Yi Baiti" w:hAnsi="Gill Sans MT Condensed"/>
        <w:b w:val="0"/>
        <w:sz w:val="16"/>
        <w:szCs w:val="16"/>
      </w:rPr>
    </w:pPr>
  </w:p>
  <w:p w14:paraId="5DAB6377" w14:textId="77777777" w:rsidR="00AF3A11" w:rsidRPr="00053115" w:rsidRDefault="00AF3A11" w:rsidP="00053115">
    <w:pPr>
      <w:ind w:left="-450" w:right="-46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40EBB" w14:textId="77777777" w:rsidR="00AF3A11" w:rsidRPr="00DB0DA9" w:rsidRDefault="00AF3A11" w:rsidP="00DB0DA9">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4BC61A1D" w14:textId="77777777" w:rsidR="00AF3A11" w:rsidRDefault="00AF3A11" w:rsidP="002375B9">
    <w:pPr>
      <w:pStyle w:val="Footer"/>
      <w:ind w:left="-540" w:right="-55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09E49FE2" w14:textId="77777777" w:rsidR="00AF3A11" w:rsidRDefault="00AF3A11" w:rsidP="002375B9">
    <w:pPr>
      <w:pStyle w:val="Footer"/>
      <w:ind w:left="-540" w:right="-55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22D6504F" w14:textId="77777777" w:rsidR="00AF3A11" w:rsidRPr="00346D97" w:rsidRDefault="00AF3A11" w:rsidP="002375B9">
    <w:pPr>
      <w:pStyle w:val="Footer"/>
      <w:ind w:left="-540" w:right="-554"/>
      <w:jc w:val="center"/>
      <w:rPr>
        <w:rStyle w:val="style181"/>
        <w:rFonts w:ascii="Gill Sans MT Condensed" w:eastAsia="Microsoft Yi Baiti" w:hAnsi="Gill Sans MT Condensed"/>
        <w:b w:val="0"/>
        <w:sz w:val="16"/>
        <w:szCs w:val="16"/>
      </w:rPr>
    </w:pPr>
  </w:p>
  <w:p w14:paraId="12D3AAD0" w14:textId="77777777" w:rsidR="00AF3A11" w:rsidRPr="00346D97" w:rsidRDefault="00AF3A11" w:rsidP="002375B9">
    <w:pPr>
      <w:ind w:left="-540" w:right="-55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56DA9" w14:textId="77777777" w:rsidR="00AF3A11" w:rsidRPr="00053115" w:rsidRDefault="00AF3A11" w:rsidP="00053115">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5C4CA749" w14:textId="77777777" w:rsidR="00AF3A11" w:rsidRPr="00053115" w:rsidRDefault="00AF3A11" w:rsidP="00053115">
    <w:pPr>
      <w:pStyle w:val="Footer"/>
      <w:ind w:left="-450" w:right="-46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03BA92E2" w14:textId="77777777" w:rsidR="00AF3A11" w:rsidRDefault="00AF3A11" w:rsidP="00053115">
    <w:pPr>
      <w:pStyle w:val="Footer"/>
      <w:ind w:left="-450" w:right="-46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27A1A924" w14:textId="77777777" w:rsidR="00AF3A11" w:rsidRPr="00346D97" w:rsidRDefault="00AF3A11" w:rsidP="00053115">
    <w:pPr>
      <w:pStyle w:val="Footer"/>
      <w:ind w:left="-450" w:right="-464"/>
      <w:jc w:val="center"/>
      <w:rPr>
        <w:rStyle w:val="style181"/>
        <w:rFonts w:ascii="Gill Sans MT Condensed" w:eastAsia="Microsoft Yi Baiti" w:hAnsi="Gill Sans MT Condensed"/>
        <w:b w:val="0"/>
        <w:sz w:val="16"/>
        <w:szCs w:val="16"/>
      </w:rPr>
    </w:pPr>
  </w:p>
  <w:p w14:paraId="7FE29707" w14:textId="77777777" w:rsidR="00AF3A11" w:rsidRPr="00053115" w:rsidRDefault="00AF3A11" w:rsidP="00053115">
    <w:pPr>
      <w:ind w:left="-450" w:right="-46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2ACC5" w14:textId="77777777" w:rsidR="00AF3A11" w:rsidRPr="00DB0DA9" w:rsidRDefault="00AF3A11" w:rsidP="00DB0DA9">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24DAB425" w14:textId="77777777" w:rsidR="00AF3A11" w:rsidRDefault="00AF3A11" w:rsidP="002375B9">
    <w:pPr>
      <w:pStyle w:val="Footer"/>
      <w:ind w:left="-540" w:right="-55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753DBA38" w14:textId="77777777" w:rsidR="00AF3A11" w:rsidRDefault="00AF3A11" w:rsidP="002375B9">
    <w:pPr>
      <w:pStyle w:val="Footer"/>
      <w:ind w:left="-540" w:right="-55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5C1DDAD2" w14:textId="77777777" w:rsidR="00AF3A11" w:rsidRPr="00346D97" w:rsidRDefault="00AF3A11" w:rsidP="002375B9">
    <w:pPr>
      <w:pStyle w:val="Footer"/>
      <w:ind w:left="-540" w:right="-554"/>
      <w:jc w:val="center"/>
      <w:rPr>
        <w:rStyle w:val="style181"/>
        <w:rFonts w:ascii="Gill Sans MT Condensed" w:eastAsia="Microsoft Yi Baiti" w:hAnsi="Gill Sans MT Condensed"/>
        <w:b w:val="0"/>
        <w:sz w:val="16"/>
        <w:szCs w:val="16"/>
      </w:rPr>
    </w:pPr>
  </w:p>
  <w:p w14:paraId="00609A76" w14:textId="77777777" w:rsidR="00AF3A11" w:rsidRPr="00346D97" w:rsidRDefault="00AF3A11" w:rsidP="002375B9">
    <w:pPr>
      <w:ind w:left="-540" w:right="-55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85FC6" w14:textId="77777777" w:rsidR="00C528EC" w:rsidRDefault="00C528EC">
      <w:r>
        <w:separator/>
      </w:r>
    </w:p>
  </w:footnote>
  <w:footnote w:type="continuationSeparator" w:id="0">
    <w:p w14:paraId="460A7F7F" w14:textId="77777777" w:rsidR="00C528EC" w:rsidRDefault="00C528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8118"/>
      <w:gridCol w:w="1804"/>
    </w:tblGrid>
    <w:tr w:rsidR="00AF3A11" w14:paraId="0C040F38" w14:textId="77777777" w:rsidTr="00555F72">
      <w:tc>
        <w:tcPr>
          <w:tcW w:w="8118" w:type="dxa"/>
          <w:tcBorders>
            <w:top w:val="nil"/>
            <w:left w:val="nil"/>
            <w:bottom w:val="nil"/>
            <w:right w:val="nil"/>
          </w:tcBorders>
        </w:tcPr>
        <w:p w14:paraId="5CB3D60C" w14:textId="77777777" w:rsidR="00AF3A11" w:rsidRPr="00C06040" w:rsidRDefault="00AF3A11" w:rsidP="00A420EB">
          <w:pPr>
            <w:rPr>
              <w:b/>
              <w:bCs/>
            </w:rPr>
          </w:pPr>
          <w:r w:rsidRPr="003D40F7">
            <w:rPr>
              <w:b/>
              <w:bCs/>
              <w:noProof/>
            </w:rPr>
            <w:t>Insured</w:t>
          </w:r>
          <w:r w:rsidRPr="00C06040">
            <w:rPr>
              <w:b/>
              <w:bCs/>
            </w:rPr>
            <w:t xml:space="preserve">: </w:t>
          </w:r>
          <w:r w:rsidRPr="003D40F7">
            <w:rPr>
              <w:b/>
              <w:bCs/>
              <w:noProof/>
            </w:rPr>
            <w:t>Bay Crane Service</w:t>
          </w:r>
        </w:p>
        <w:p w14:paraId="7A2762C6" w14:textId="77777777" w:rsidR="00AF3A11" w:rsidRPr="00C06040" w:rsidRDefault="00AF3A11" w:rsidP="00A420EB">
          <w:pPr>
            <w:rPr>
              <w:b/>
              <w:noProof/>
              <w:color w:val="000000"/>
            </w:rPr>
          </w:pPr>
          <w:r w:rsidRPr="00C06040">
            <w:rPr>
              <w:b/>
              <w:noProof/>
              <w:color w:val="000000"/>
            </w:rPr>
            <w:t xml:space="preserve">Claimant:  </w:t>
          </w:r>
          <w:r w:rsidRPr="003D40F7">
            <w:rPr>
              <w:b/>
              <w:noProof/>
              <w:color w:val="000000"/>
            </w:rPr>
            <w:t>TP Mechanical</w:t>
          </w:r>
          <w:r w:rsidRPr="00C06040">
            <w:rPr>
              <w:b/>
              <w:noProof/>
              <w:color w:val="000000"/>
            </w:rPr>
            <w:t xml:space="preserve"> </w:t>
          </w:r>
        </w:p>
        <w:p w14:paraId="54052CA8" w14:textId="77777777" w:rsidR="00AF3A11" w:rsidRPr="00D73F8A" w:rsidRDefault="00AF3A11" w:rsidP="0006077B">
          <w:pPr>
            <w:rPr>
              <w:b/>
              <w:bCs/>
            </w:rPr>
          </w:pPr>
          <w:r w:rsidRPr="00D73F8A">
            <w:rPr>
              <w:b/>
              <w:bCs/>
            </w:rPr>
            <w:t xml:space="preserve">Claim Number: </w:t>
          </w:r>
          <w:r w:rsidRPr="003D40F7">
            <w:rPr>
              <w:b/>
              <w:bCs/>
              <w:noProof/>
            </w:rPr>
            <w:t>F2X2280</w:t>
          </w:r>
        </w:p>
        <w:p w14:paraId="658F0411" w14:textId="77777777" w:rsidR="00AF3A11" w:rsidRPr="004928F0" w:rsidRDefault="00AF3A11" w:rsidP="00A420EB">
          <w:pPr>
            <w:pStyle w:val="Header"/>
            <w:tabs>
              <w:tab w:val="clear" w:pos="8640"/>
              <w:tab w:val="right" w:pos="9000"/>
            </w:tabs>
            <w:rPr>
              <w:b/>
              <w:bCs/>
            </w:rPr>
          </w:pPr>
          <w:r w:rsidRPr="00D73F8A">
            <w:rPr>
              <w:b/>
              <w:bCs/>
            </w:rPr>
            <w:t xml:space="preserve">LSG Matter Number: </w:t>
          </w:r>
          <w:r w:rsidRPr="003D40F7">
            <w:rPr>
              <w:b/>
              <w:bCs/>
              <w:noProof/>
            </w:rPr>
            <w:t>787200.12584-00</w:t>
          </w:r>
        </w:p>
      </w:tc>
      <w:tc>
        <w:tcPr>
          <w:tcW w:w="1804" w:type="dxa"/>
          <w:tcBorders>
            <w:top w:val="nil"/>
            <w:left w:val="nil"/>
            <w:bottom w:val="nil"/>
            <w:right w:val="nil"/>
          </w:tcBorders>
        </w:tcPr>
        <w:p w14:paraId="3A9BF49D" w14:textId="77777777" w:rsidR="00AF3A11" w:rsidRDefault="00AF3A11" w:rsidP="00A420EB">
          <w:pPr>
            <w:pStyle w:val="Header"/>
            <w:tabs>
              <w:tab w:val="clear" w:pos="8640"/>
              <w:tab w:val="right" w:pos="9000"/>
            </w:tabs>
            <w:jc w:val="right"/>
            <w:rPr>
              <w:b/>
              <w:bCs/>
              <w:sz w:val="22"/>
              <w:szCs w:val="22"/>
            </w:rPr>
          </w:pPr>
          <w:r>
            <w:rPr>
              <w:b/>
              <w:bCs/>
            </w:rPr>
            <w:t xml:space="preserve">Page </w:t>
          </w:r>
          <w:r w:rsidRPr="00B3471D">
            <w:rPr>
              <w:b/>
              <w:bCs/>
            </w:rPr>
            <w:fldChar w:fldCharType="begin"/>
          </w:r>
          <w:r w:rsidRPr="00B3471D">
            <w:rPr>
              <w:b/>
              <w:bCs/>
            </w:rPr>
            <w:instrText xml:space="preserve"> PAGE   \* MERGEFORMAT </w:instrText>
          </w:r>
          <w:r w:rsidRPr="00B3471D">
            <w:rPr>
              <w:b/>
              <w:bCs/>
            </w:rPr>
            <w:fldChar w:fldCharType="separate"/>
          </w:r>
          <w:r>
            <w:rPr>
              <w:b/>
              <w:bCs/>
            </w:rPr>
            <w:t>2</w:t>
          </w:r>
          <w:r w:rsidRPr="00B3471D">
            <w:rPr>
              <w:b/>
              <w:bCs/>
            </w:rPr>
            <w:fldChar w:fldCharType="end"/>
          </w:r>
        </w:p>
      </w:tc>
    </w:tr>
  </w:tbl>
  <w:p w14:paraId="12C88534" w14:textId="77777777" w:rsidR="00AF3A11" w:rsidRPr="001A1151" w:rsidRDefault="00AF3A11" w:rsidP="001A1151">
    <w:pPr>
      <w:pStyle w:val="Header"/>
      <w:tabs>
        <w:tab w:val="clear" w:pos="8640"/>
        <w:tab w:val="right" w:pos="9000"/>
      </w:tabs>
      <w:rPr>
        <w:b/>
        <w:bCs/>
      </w:rPr>
    </w:pPr>
    <w:r>
      <w:rPr>
        <w:b/>
        <w:bC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CFDC6" w14:textId="77777777" w:rsidR="00AF3A11" w:rsidRPr="00036EBD" w:rsidRDefault="00AF3A11" w:rsidP="007567FC">
    <w:pPr>
      <w:pStyle w:val="Header"/>
      <w:ind w:left="-540" w:right="-554"/>
      <w:jc w:val="right"/>
      <w:rPr>
        <w:rFonts w:ascii="Gill Sans MT Condensed" w:hAnsi="Gill Sans MT Condensed"/>
        <w:color w:val="4B9B8C"/>
        <w:sz w:val="26"/>
        <w:szCs w:val="26"/>
      </w:rPr>
    </w:pPr>
    <w:r w:rsidRPr="00036EBD">
      <w:rPr>
        <w:rFonts w:ascii="Gill Sans MT Condensed" w:hAnsi="Gill Sans MT Condensed"/>
        <w:noProof/>
        <w:color w:val="4B9B8C"/>
        <w:sz w:val="26"/>
        <w:szCs w:val="26"/>
      </w:rPr>
      <w:drawing>
        <wp:anchor distT="0" distB="0" distL="114300" distR="114300" simplePos="0" relativeHeight="251661312" behindDoc="0" locked="0" layoutInCell="1" allowOverlap="1" wp14:anchorId="0952030A" wp14:editId="2A4B57E6">
          <wp:simplePos x="0" y="0"/>
          <wp:positionH relativeFrom="column">
            <wp:posOffset>-318770</wp:posOffset>
          </wp:positionH>
          <wp:positionV relativeFrom="paragraph">
            <wp:posOffset>114300</wp:posOffset>
          </wp:positionV>
          <wp:extent cx="2076450" cy="508000"/>
          <wp:effectExtent l="0" t="0" r="0" b="6350"/>
          <wp:wrapSquare wrapText="bothSides"/>
          <wp:docPr id="1936458566" name="Picture 1936458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tif"/>
                  <pic:cNvPicPr/>
                </pic:nvPicPr>
                <pic:blipFill>
                  <a:blip r:embed="rId1"/>
                  <a:stretch>
                    <a:fillRect/>
                  </a:stretch>
                </pic:blipFill>
                <pic:spPr>
                  <a:xfrm>
                    <a:off x="0" y="0"/>
                    <a:ext cx="2076450" cy="508000"/>
                  </a:xfrm>
                  <a:prstGeom prst="rect">
                    <a:avLst/>
                  </a:prstGeom>
                </pic:spPr>
              </pic:pic>
            </a:graphicData>
          </a:graphic>
          <wp14:sizeRelH relativeFrom="page">
            <wp14:pctWidth>0</wp14:pctWidth>
          </wp14:sizeRelH>
          <wp14:sizeRelV relativeFrom="page">
            <wp14:pctHeight>0</wp14:pctHeight>
          </wp14:sizeRelV>
        </wp:anchor>
      </w:drawing>
    </w:r>
    <w:r w:rsidRPr="00036EBD">
      <w:rPr>
        <w:rFonts w:ascii="Gill Sans MT Condensed" w:hAnsi="Gill Sans MT Condensed"/>
        <w:color w:val="4B9B8C"/>
        <w:sz w:val="26"/>
        <w:szCs w:val="26"/>
      </w:rPr>
      <w:t>Loss Solutions Group, LLC</w:t>
    </w:r>
  </w:p>
  <w:p w14:paraId="22C095BC" w14:textId="77777777" w:rsidR="00AF3A11" w:rsidRPr="00036EBD" w:rsidRDefault="00AF3A11" w:rsidP="007567FC">
    <w:pPr>
      <w:pStyle w:val="Header"/>
      <w:ind w:left="-540" w:right="-554"/>
      <w:jc w:val="right"/>
      <w:rPr>
        <w:rFonts w:ascii="Gill Sans MT Condensed" w:hAnsi="Gill Sans MT Condensed"/>
        <w:color w:val="5AB8AF"/>
        <w:sz w:val="4"/>
        <w:szCs w:val="4"/>
      </w:rPr>
    </w:pPr>
  </w:p>
  <w:p w14:paraId="513D0A10" w14:textId="77777777" w:rsidR="00AF3A11" w:rsidRPr="00036EBD" w:rsidRDefault="00AF3A11" w:rsidP="007567FC">
    <w:pPr>
      <w:pStyle w:val="Header"/>
      <w:ind w:left="-540" w:right="-554"/>
      <w:jc w:val="right"/>
      <w:rPr>
        <w:rFonts w:ascii="Gill Sans MT Condensed" w:hAnsi="Gill Sans MT Condensed"/>
        <w:color w:val="5AB8AF"/>
        <w:sz w:val="26"/>
        <w:szCs w:val="26"/>
      </w:rPr>
    </w:pPr>
    <w:r w:rsidRPr="00036EBD">
      <w:rPr>
        <w:rFonts w:ascii="Gill Sans MT Condensed" w:hAnsi="Gill Sans MT Condensed"/>
        <w:sz w:val="26"/>
        <w:szCs w:val="26"/>
      </w:rPr>
      <w:t>Toll Free 866.899.8756</w:t>
    </w:r>
  </w:p>
  <w:p w14:paraId="2DB7ED91" w14:textId="77777777" w:rsidR="00AF3A11" w:rsidRPr="00036EBD" w:rsidRDefault="00AF3A11" w:rsidP="001F4600">
    <w:pPr>
      <w:pStyle w:val="Header"/>
      <w:ind w:left="-540" w:right="-554"/>
      <w:jc w:val="right"/>
      <w:rPr>
        <w:rFonts w:ascii="Gill Sans MT Condensed" w:hAnsi="Gill Sans MT Condensed"/>
        <w:sz w:val="26"/>
        <w:szCs w:val="26"/>
      </w:rPr>
    </w:pPr>
    <w:r w:rsidRPr="00036EBD">
      <w:rPr>
        <w:rFonts w:ascii="Gill Sans MT Condensed" w:hAnsi="Gill Sans MT Condensed"/>
        <w:sz w:val="26"/>
        <w:szCs w:val="26"/>
      </w:rPr>
      <w:t>Fax 860.639.5158</w:t>
    </w:r>
  </w:p>
  <w:p w14:paraId="0421A0C8" w14:textId="77777777" w:rsidR="00AF3A11" w:rsidRPr="00036EBD" w:rsidRDefault="00AF3A11" w:rsidP="007567FC">
    <w:pPr>
      <w:pStyle w:val="Header"/>
      <w:tabs>
        <w:tab w:val="left" w:pos="8760"/>
      </w:tabs>
      <w:ind w:left="-540" w:right="-554"/>
      <w:rPr>
        <w:rFonts w:ascii="Gill Sans MT Condensed" w:hAnsi="Gill Sans MT Condensed"/>
        <w:sz w:val="4"/>
        <w:szCs w:val="4"/>
      </w:rPr>
    </w:pPr>
    <w:r w:rsidRPr="00036EBD">
      <w:rPr>
        <w:rFonts w:ascii="Gill Sans MT Condensed" w:hAnsi="Gill Sans MT Condensed"/>
        <w:sz w:val="16"/>
        <w:szCs w:val="16"/>
      </w:rPr>
      <w:tab/>
    </w:r>
    <w:r w:rsidRPr="00036EBD">
      <w:rPr>
        <w:rFonts w:ascii="Gill Sans MT Condensed" w:hAnsi="Gill Sans MT Condensed"/>
        <w:sz w:val="16"/>
        <w:szCs w:val="16"/>
      </w:rPr>
      <w:tab/>
    </w:r>
    <w:r w:rsidRPr="00036EBD">
      <w:rPr>
        <w:rFonts w:ascii="Gill Sans MT Condensed" w:hAnsi="Gill Sans MT Condensed"/>
        <w:sz w:val="16"/>
        <w:szCs w:val="16"/>
      </w:rPr>
      <w:tab/>
    </w:r>
  </w:p>
  <w:p w14:paraId="1921C89D" w14:textId="77777777" w:rsidR="00AF3A11" w:rsidRPr="00036EBD" w:rsidRDefault="00AF3A11" w:rsidP="001F4600">
    <w:pPr>
      <w:pStyle w:val="Header"/>
      <w:ind w:left="-540" w:right="-554"/>
      <w:jc w:val="right"/>
      <w:rPr>
        <w:rFonts w:ascii="Gill Sans MT Condensed" w:hAnsi="Gill Sans MT Condensed"/>
        <w:color w:val="4B9B8C"/>
        <w:sz w:val="26"/>
        <w:szCs w:val="26"/>
      </w:rPr>
    </w:pPr>
    <w:r w:rsidRPr="00036EBD">
      <w:rPr>
        <w:rFonts w:ascii="Gill Sans MT Condensed" w:hAnsi="Gill Sans MT Condensed"/>
        <w:color w:val="4B9B8C"/>
        <w:sz w:val="26"/>
        <w:szCs w:val="26"/>
      </w:rPr>
      <w:t>www.LossSolutionsGroup.com</w:t>
    </w:r>
  </w:p>
  <w:p w14:paraId="4019EC1A" w14:textId="77777777" w:rsidR="00AF3A11" w:rsidRPr="00036EBD" w:rsidRDefault="00AF3A11">
    <w:pPr>
      <w:pStyle w:val="Header"/>
      <w:rPr>
        <w:sz w:val="26"/>
        <w:szCs w:val="2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8118"/>
      <w:gridCol w:w="1804"/>
    </w:tblGrid>
    <w:tr w:rsidR="00AF3A11" w14:paraId="14F7AB07" w14:textId="77777777" w:rsidTr="00555F72">
      <w:tc>
        <w:tcPr>
          <w:tcW w:w="8118" w:type="dxa"/>
          <w:tcBorders>
            <w:top w:val="nil"/>
            <w:left w:val="nil"/>
            <w:bottom w:val="nil"/>
            <w:right w:val="nil"/>
          </w:tcBorders>
        </w:tcPr>
        <w:p w14:paraId="606EA6EE" w14:textId="77777777" w:rsidR="00AF3A11" w:rsidRPr="00C06040" w:rsidRDefault="00AF3A11" w:rsidP="00A420EB">
          <w:pPr>
            <w:rPr>
              <w:b/>
              <w:bCs/>
            </w:rPr>
          </w:pPr>
          <w:r>
            <w:rPr>
              <w:b/>
              <w:bCs/>
              <w:noProof/>
            </w:rPr>
            <w:t>«InsuredLabel»</w:t>
          </w:r>
          <w:r w:rsidRPr="00C06040">
            <w:rPr>
              <w:b/>
              <w:bCs/>
            </w:rPr>
            <w:t xml:space="preserve">: </w:t>
          </w:r>
          <w:r>
            <w:rPr>
              <w:b/>
              <w:bCs/>
              <w:noProof/>
            </w:rPr>
            <w:t>«Insured»</w:t>
          </w:r>
        </w:p>
        <w:p w14:paraId="1006F37F" w14:textId="77777777" w:rsidR="00AF3A11" w:rsidRPr="00C06040" w:rsidRDefault="00AF3A11" w:rsidP="00A420EB">
          <w:pPr>
            <w:rPr>
              <w:b/>
              <w:noProof/>
              <w:color w:val="000000"/>
            </w:rPr>
          </w:pPr>
          <w:r w:rsidRPr="00C06040">
            <w:rPr>
              <w:b/>
              <w:noProof/>
              <w:color w:val="000000"/>
            </w:rPr>
            <w:t xml:space="preserve">Claimant:  </w:t>
          </w:r>
          <w:r w:rsidRPr="003D40F7">
            <w:rPr>
              <w:b/>
              <w:noProof/>
              <w:color w:val="000000"/>
            </w:rPr>
            <w:t>TP Mechanical</w:t>
          </w:r>
          <w:r w:rsidRPr="00C06040">
            <w:rPr>
              <w:b/>
              <w:noProof/>
              <w:color w:val="000000"/>
            </w:rPr>
            <w:t xml:space="preserve"> </w:t>
          </w:r>
        </w:p>
        <w:p w14:paraId="75B80C5A" w14:textId="77777777" w:rsidR="00AF3A11" w:rsidRPr="00D73F8A" w:rsidRDefault="00AF3A11" w:rsidP="0006077B">
          <w:pPr>
            <w:rPr>
              <w:b/>
              <w:bCs/>
            </w:rPr>
          </w:pPr>
          <w:r w:rsidRPr="00D73F8A">
            <w:rPr>
              <w:b/>
              <w:bCs/>
            </w:rPr>
            <w:t xml:space="preserve">Claim Number: </w:t>
          </w:r>
          <w:r>
            <w:rPr>
              <w:b/>
              <w:bCs/>
              <w:noProof/>
            </w:rPr>
            <w:t>«ClaimNumber»</w:t>
          </w:r>
        </w:p>
        <w:p w14:paraId="30BEC1E5" w14:textId="77777777" w:rsidR="00AF3A11" w:rsidRPr="004928F0" w:rsidRDefault="00AF3A11" w:rsidP="00A420EB">
          <w:pPr>
            <w:pStyle w:val="Header"/>
            <w:tabs>
              <w:tab w:val="clear" w:pos="8640"/>
              <w:tab w:val="right" w:pos="9000"/>
            </w:tabs>
            <w:rPr>
              <w:b/>
              <w:bCs/>
            </w:rPr>
          </w:pPr>
          <w:r w:rsidRPr="00D73F8A">
            <w:rPr>
              <w:b/>
              <w:bCs/>
            </w:rPr>
            <w:t xml:space="preserve">LSG Matter Number: </w:t>
          </w:r>
          <w:r>
            <w:rPr>
              <w:b/>
              <w:bCs/>
              <w:noProof/>
            </w:rPr>
            <w:t>«LSGMatterID»</w:t>
          </w:r>
        </w:p>
      </w:tc>
      <w:tc>
        <w:tcPr>
          <w:tcW w:w="1804" w:type="dxa"/>
          <w:tcBorders>
            <w:top w:val="nil"/>
            <w:left w:val="nil"/>
            <w:bottom w:val="nil"/>
            <w:right w:val="nil"/>
          </w:tcBorders>
        </w:tcPr>
        <w:p w14:paraId="212148EF" w14:textId="77777777" w:rsidR="00AF3A11" w:rsidRDefault="00AF3A11" w:rsidP="00A420EB">
          <w:pPr>
            <w:pStyle w:val="Header"/>
            <w:tabs>
              <w:tab w:val="clear" w:pos="8640"/>
              <w:tab w:val="right" w:pos="9000"/>
            </w:tabs>
            <w:jc w:val="right"/>
            <w:rPr>
              <w:b/>
              <w:bCs/>
              <w:sz w:val="22"/>
              <w:szCs w:val="22"/>
            </w:rPr>
          </w:pPr>
          <w:r>
            <w:rPr>
              <w:b/>
              <w:bCs/>
            </w:rPr>
            <w:t xml:space="preserve">Page </w:t>
          </w:r>
          <w:r w:rsidRPr="00B3471D">
            <w:rPr>
              <w:b/>
              <w:bCs/>
            </w:rPr>
            <w:fldChar w:fldCharType="begin"/>
          </w:r>
          <w:r w:rsidRPr="00B3471D">
            <w:rPr>
              <w:b/>
              <w:bCs/>
            </w:rPr>
            <w:instrText xml:space="preserve"> PAGE   \* MERGEFORMAT </w:instrText>
          </w:r>
          <w:r w:rsidRPr="00B3471D">
            <w:rPr>
              <w:b/>
              <w:bCs/>
            </w:rPr>
            <w:fldChar w:fldCharType="separate"/>
          </w:r>
          <w:r>
            <w:rPr>
              <w:b/>
              <w:bCs/>
            </w:rPr>
            <w:t>2</w:t>
          </w:r>
          <w:r w:rsidRPr="00B3471D">
            <w:rPr>
              <w:b/>
              <w:bCs/>
            </w:rPr>
            <w:fldChar w:fldCharType="end"/>
          </w:r>
        </w:p>
      </w:tc>
    </w:tr>
  </w:tbl>
  <w:p w14:paraId="7C68F9D7" w14:textId="77777777" w:rsidR="00AF3A11" w:rsidRPr="001A1151" w:rsidRDefault="00AF3A11" w:rsidP="001A1151">
    <w:pPr>
      <w:pStyle w:val="Header"/>
      <w:tabs>
        <w:tab w:val="clear" w:pos="8640"/>
        <w:tab w:val="right" w:pos="9000"/>
      </w:tabs>
      <w:rPr>
        <w:b/>
        <w:bCs/>
      </w:rPr>
    </w:pPr>
    <w:r>
      <w:rPr>
        <w:b/>
        <w:bCs/>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19A57" w14:textId="77777777" w:rsidR="00AF3A11" w:rsidRPr="00036EBD" w:rsidRDefault="00AF3A11" w:rsidP="007567FC">
    <w:pPr>
      <w:pStyle w:val="Header"/>
      <w:ind w:left="-540" w:right="-554"/>
      <w:jc w:val="right"/>
      <w:rPr>
        <w:rFonts w:ascii="Gill Sans MT Condensed" w:hAnsi="Gill Sans MT Condensed"/>
        <w:color w:val="4B9B8C"/>
        <w:sz w:val="26"/>
        <w:szCs w:val="26"/>
      </w:rPr>
    </w:pPr>
    <w:r w:rsidRPr="00036EBD">
      <w:rPr>
        <w:rFonts w:ascii="Gill Sans MT Condensed" w:hAnsi="Gill Sans MT Condensed"/>
        <w:noProof/>
        <w:color w:val="4B9B8C"/>
        <w:sz w:val="26"/>
        <w:szCs w:val="26"/>
      </w:rPr>
      <w:drawing>
        <wp:anchor distT="0" distB="0" distL="114300" distR="114300" simplePos="0" relativeHeight="251659264" behindDoc="0" locked="0" layoutInCell="1" allowOverlap="1" wp14:anchorId="2777CE0D" wp14:editId="3A2884BE">
          <wp:simplePos x="0" y="0"/>
          <wp:positionH relativeFrom="column">
            <wp:posOffset>-318770</wp:posOffset>
          </wp:positionH>
          <wp:positionV relativeFrom="paragraph">
            <wp:posOffset>114300</wp:posOffset>
          </wp:positionV>
          <wp:extent cx="2076450" cy="508000"/>
          <wp:effectExtent l="0" t="0" r="0" b="6350"/>
          <wp:wrapSquare wrapText="bothSides"/>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tif"/>
                  <pic:cNvPicPr/>
                </pic:nvPicPr>
                <pic:blipFill>
                  <a:blip r:embed="rId1"/>
                  <a:stretch>
                    <a:fillRect/>
                  </a:stretch>
                </pic:blipFill>
                <pic:spPr>
                  <a:xfrm>
                    <a:off x="0" y="0"/>
                    <a:ext cx="2076450" cy="508000"/>
                  </a:xfrm>
                  <a:prstGeom prst="rect">
                    <a:avLst/>
                  </a:prstGeom>
                </pic:spPr>
              </pic:pic>
            </a:graphicData>
          </a:graphic>
          <wp14:sizeRelH relativeFrom="page">
            <wp14:pctWidth>0</wp14:pctWidth>
          </wp14:sizeRelH>
          <wp14:sizeRelV relativeFrom="page">
            <wp14:pctHeight>0</wp14:pctHeight>
          </wp14:sizeRelV>
        </wp:anchor>
      </w:drawing>
    </w:r>
    <w:r w:rsidRPr="00036EBD">
      <w:rPr>
        <w:rFonts w:ascii="Gill Sans MT Condensed" w:hAnsi="Gill Sans MT Condensed"/>
        <w:color w:val="4B9B8C"/>
        <w:sz w:val="26"/>
        <w:szCs w:val="26"/>
      </w:rPr>
      <w:t>Loss Solutions Group, LLC</w:t>
    </w:r>
  </w:p>
  <w:p w14:paraId="4D1AE40E" w14:textId="77777777" w:rsidR="00AF3A11" w:rsidRPr="00036EBD" w:rsidRDefault="00AF3A11" w:rsidP="007567FC">
    <w:pPr>
      <w:pStyle w:val="Header"/>
      <w:ind w:left="-540" w:right="-554"/>
      <w:jc w:val="right"/>
      <w:rPr>
        <w:rFonts w:ascii="Gill Sans MT Condensed" w:hAnsi="Gill Sans MT Condensed"/>
        <w:color w:val="5AB8AF"/>
        <w:sz w:val="4"/>
        <w:szCs w:val="4"/>
      </w:rPr>
    </w:pPr>
  </w:p>
  <w:p w14:paraId="1BABCEDF" w14:textId="77777777" w:rsidR="00AF3A11" w:rsidRPr="00036EBD" w:rsidRDefault="00AF3A11" w:rsidP="007567FC">
    <w:pPr>
      <w:pStyle w:val="Header"/>
      <w:ind w:left="-540" w:right="-554"/>
      <w:jc w:val="right"/>
      <w:rPr>
        <w:rFonts w:ascii="Gill Sans MT Condensed" w:hAnsi="Gill Sans MT Condensed"/>
        <w:color w:val="5AB8AF"/>
        <w:sz w:val="26"/>
        <w:szCs w:val="26"/>
      </w:rPr>
    </w:pPr>
    <w:r w:rsidRPr="00036EBD">
      <w:rPr>
        <w:rFonts w:ascii="Gill Sans MT Condensed" w:hAnsi="Gill Sans MT Condensed"/>
        <w:sz w:val="26"/>
        <w:szCs w:val="26"/>
      </w:rPr>
      <w:t>Toll Free 866.899.8756</w:t>
    </w:r>
  </w:p>
  <w:p w14:paraId="292BF610" w14:textId="77777777" w:rsidR="00AF3A11" w:rsidRPr="00036EBD" w:rsidRDefault="00AF3A11" w:rsidP="001F4600">
    <w:pPr>
      <w:pStyle w:val="Header"/>
      <w:ind w:left="-540" w:right="-554"/>
      <w:jc w:val="right"/>
      <w:rPr>
        <w:rFonts w:ascii="Gill Sans MT Condensed" w:hAnsi="Gill Sans MT Condensed"/>
        <w:sz w:val="26"/>
        <w:szCs w:val="26"/>
      </w:rPr>
    </w:pPr>
    <w:r w:rsidRPr="00036EBD">
      <w:rPr>
        <w:rFonts w:ascii="Gill Sans MT Condensed" w:hAnsi="Gill Sans MT Condensed"/>
        <w:sz w:val="26"/>
        <w:szCs w:val="26"/>
      </w:rPr>
      <w:t>Fax 860.639.5158</w:t>
    </w:r>
  </w:p>
  <w:p w14:paraId="168B8E5E" w14:textId="77777777" w:rsidR="00AF3A11" w:rsidRPr="00036EBD" w:rsidRDefault="00AF3A11" w:rsidP="007567FC">
    <w:pPr>
      <w:pStyle w:val="Header"/>
      <w:tabs>
        <w:tab w:val="left" w:pos="8760"/>
      </w:tabs>
      <w:ind w:left="-540" w:right="-554"/>
      <w:rPr>
        <w:rFonts w:ascii="Gill Sans MT Condensed" w:hAnsi="Gill Sans MT Condensed"/>
        <w:sz w:val="4"/>
        <w:szCs w:val="4"/>
      </w:rPr>
    </w:pPr>
    <w:r w:rsidRPr="00036EBD">
      <w:rPr>
        <w:rFonts w:ascii="Gill Sans MT Condensed" w:hAnsi="Gill Sans MT Condensed"/>
        <w:sz w:val="16"/>
        <w:szCs w:val="16"/>
      </w:rPr>
      <w:tab/>
    </w:r>
    <w:r w:rsidRPr="00036EBD">
      <w:rPr>
        <w:rFonts w:ascii="Gill Sans MT Condensed" w:hAnsi="Gill Sans MT Condensed"/>
        <w:sz w:val="16"/>
        <w:szCs w:val="16"/>
      </w:rPr>
      <w:tab/>
    </w:r>
    <w:r w:rsidRPr="00036EBD">
      <w:rPr>
        <w:rFonts w:ascii="Gill Sans MT Condensed" w:hAnsi="Gill Sans MT Condensed"/>
        <w:sz w:val="16"/>
        <w:szCs w:val="16"/>
      </w:rPr>
      <w:tab/>
    </w:r>
  </w:p>
  <w:p w14:paraId="02E17BBA" w14:textId="77777777" w:rsidR="00AF3A11" w:rsidRPr="00036EBD" w:rsidRDefault="00AF3A11" w:rsidP="001F4600">
    <w:pPr>
      <w:pStyle w:val="Header"/>
      <w:ind w:left="-540" w:right="-554"/>
      <w:jc w:val="right"/>
      <w:rPr>
        <w:rFonts w:ascii="Gill Sans MT Condensed" w:hAnsi="Gill Sans MT Condensed"/>
        <w:color w:val="4B9B8C"/>
        <w:sz w:val="26"/>
        <w:szCs w:val="26"/>
      </w:rPr>
    </w:pPr>
    <w:r w:rsidRPr="00036EBD">
      <w:rPr>
        <w:rFonts w:ascii="Gill Sans MT Condensed" w:hAnsi="Gill Sans MT Condensed"/>
        <w:color w:val="4B9B8C"/>
        <w:sz w:val="26"/>
        <w:szCs w:val="26"/>
      </w:rPr>
      <w:t>www.LossSolutionsGroup.com</w:t>
    </w:r>
  </w:p>
  <w:p w14:paraId="1F543E4D" w14:textId="77777777" w:rsidR="00AF3A11" w:rsidRPr="00036EBD" w:rsidRDefault="00AF3A11">
    <w:pPr>
      <w:pStyle w:val="Header"/>
      <w:rPr>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87659D3"/>
    <w:multiLevelType w:val="hybridMultilevel"/>
    <w:tmpl w:val="7BB44F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1">
    <w:nsid w:val="129A518D"/>
    <w:multiLevelType w:val="hybridMultilevel"/>
    <w:tmpl w:val="73DE6984"/>
    <w:lvl w:ilvl="0" w:tplc="ED628E5A">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2" w15:restartNumberingAfterBreak="1">
    <w:nsid w:val="18A941D4"/>
    <w:multiLevelType w:val="hybridMultilevel"/>
    <w:tmpl w:val="3C10C0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1">
    <w:nsid w:val="1F6111C5"/>
    <w:multiLevelType w:val="hybridMultilevel"/>
    <w:tmpl w:val="D19C05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1">
    <w:nsid w:val="20093AAA"/>
    <w:multiLevelType w:val="hybridMultilevel"/>
    <w:tmpl w:val="B8564122"/>
    <w:lvl w:ilvl="0" w:tplc="0409000F">
      <w:start w:val="1"/>
      <w:numFmt w:val="decimal"/>
      <w:lvlText w:val="%1."/>
      <w:lvlJc w:val="left"/>
      <w:pPr>
        <w:tabs>
          <w:tab w:val="num" w:pos="720"/>
        </w:tabs>
        <w:ind w:left="720" w:hanging="360"/>
      </w:pPr>
    </w:lvl>
    <w:lvl w:ilvl="1" w:tplc="3AAEB0E0">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 w15:restartNumberingAfterBreak="1">
    <w:nsid w:val="26DB6919"/>
    <w:multiLevelType w:val="hybridMultilevel"/>
    <w:tmpl w:val="9CDC2004"/>
    <w:lvl w:ilvl="0" w:tplc="FBCC5FB2">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6" w15:restartNumberingAfterBreak="1">
    <w:nsid w:val="2B730A12"/>
    <w:multiLevelType w:val="hybridMultilevel"/>
    <w:tmpl w:val="EE9EE6CE"/>
    <w:lvl w:ilvl="0" w:tplc="A7A0230C">
      <w:numFmt w:val="bullet"/>
      <w:lvlText w:val="-"/>
      <w:lvlJc w:val="left"/>
      <w:pPr>
        <w:tabs>
          <w:tab w:val="num" w:pos="1080"/>
        </w:tabs>
        <w:ind w:left="1080" w:hanging="360"/>
      </w:pPr>
      <w:rPr>
        <w:rFonts w:ascii="Times New Roman" w:eastAsia="Times New Roman" w:hAnsi="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7" w15:restartNumberingAfterBreak="1">
    <w:nsid w:val="2CE0529D"/>
    <w:multiLevelType w:val="hybridMultilevel"/>
    <w:tmpl w:val="2592D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1">
    <w:nsid w:val="30EF011C"/>
    <w:multiLevelType w:val="hybridMultilevel"/>
    <w:tmpl w:val="20F476AE"/>
    <w:lvl w:ilvl="0" w:tplc="9BBC1B5C">
      <w:start w:val="2"/>
      <w:numFmt w:val="bullet"/>
      <w:lvlText w:val=""/>
      <w:lvlJc w:val="left"/>
      <w:pPr>
        <w:tabs>
          <w:tab w:val="num" w:pos="720"/>
        </w:tabs>
        <w:ind w:left="720" w:hanging="360"/>
      </w:pPr>
      <w:rPr>
        <w:rFonts w:ascii="Symbol" w:eastAsia="Times New Roman"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0">
    <w:nsid w:val="33546064"/>
    <w:multiLevelType w:val="hybridMultilevel"/>
    <w:tmpl w:val="57CE0E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1">
    <w:nsid w:val="3C9A2FDA"/>
    <w:multiLevelType w:val="hybridMultilevel"/>
    <w:tmpl w:val="EE7456D6"/>
    <w:lvl w:ilvl="0" w:tplc="04090015">
      <w:start w:val="1"/>
      <w:numFmt w:val="upperLetter"/>
      <w:lvlText w:val="%1."/>
      <w:lvlJc w:val="left"/>
      <w:pPr>
        <w:tabs>
          <w:tab w:val="num" w:pos="1416"/>
        </w:tabs>
        <w:ind w:left="1416" w:hanging="360"/>
      </w:pPr>
    </w:lvl>
    <w:lvl w:ilvl="1" w:tplc="04090019">
      <w:start w:val="1"/>
      <w:numFmt w:val="lowerLetter"/>
      <w:lvlText w:val="%2."/>
      <w:lvlJc w:val="left"/>
      <w:pPr>
        <w:tabs>
          <w:tab w:val="num" w:pos="2136"/>
        </w:tabs>
        <w:ind w:left="2136" w:hanging="360"/>
      </w:pPr>
    </w:lvl>
    <w:lvl w:ilvl="2" w:tplc="0409001B">
      <w:start w:val="1"/>
      <w:numFmt w:val="lowerRoman"/>
      <w:lvlText w:val="%3."/>
      <w:lvlJc w:val="right"/>
      <w:pPr>
        <w:tabs>
          <w:tab w:val="num" w:pos="2856"/>
        </w:tabs>
        <w:ind w:left="2856" w:hanging="180"/>
      </w:pPr>
    </w:lvl>
    <w:lvl w:ilvl="3" w:tplc="0409000F">
      <w:start w:val="1"/>
      <w:numFmt w:val="decimal"/>
      <w:lvlText w:val="%4."/>
      <w:lvlJc w:val="left"/>
      <w:pPr>
        <w:tabs>
          <w:tab w:val="num" w:pos="3576"/>
        </w:tabs>
        <w:ind w:left="3576" w:hanging="360"/>
      </w:pPr>
    </w:lvl>
    <w:lvl w:ilvl="4" w:tplc="04090019">
      <w:start w:val="1"/>
      <w:numFmt w:val="lowerLetter"/>
      <w:lvlText w:val="%5."/>
      <w:lvlJc w:val="left"/>
      <w:pPr>
        <w:tabs>
          <w:tab w:val="num" w:pos="4296"/>
        </w:tabs>
        <w:ind w:left="4296" w:hanging="360"/>
      </w:pPr>
    </w:lvl>
    <w:lvl w:ilvl="5" w:tplc="0409001B">
      <w:start w:val="1"/>
      <w:numFmt w:val="lowerRoman"/>
      <w:lvlText w:val="%6."/>
      <w:lvlJc w:val="right"/>
      <w:pPr>
        <w:tabs>
          <w:tab w:val="num" w:pos="5016"/>
        </w:tabs>
        <w:ind w:left="5016" w:hanging="180"/>
      </w:pPr>
    </w:lvl>
    <w:lvl w:ilvl="6" w:tplc="0409000F">
      <w:start w:val="1"/>
      <w:numFmt w:val="decimal"/>
      <w:lvlText w:val="%7."/>
      <w:lvlJc w:val="left"/>
      <w:pPr>
        <w:tabs>
          <w:tab w:val="num" w:pos="5736"/>
        </w:tabs>
        <w:ind w:left="5736" w:hanging="360"/>
      </w:pPr>
    </w:lvl>
    <w:lvl w:ilvl="7" w:tplc="04090019">
      <w:start w:val="1"/>
      <w:numFmt w:val="lowerLetter"/>
      <w:lvlText w:val="%8."/>
      <w:lvlJc w:val="left"/>
      <w:pPr>
        <w:tabs>
          <w:tab w:val="num" w:pos="6456"/>
        </w:tabs>
        <w:ind w:left="6456" w:hanging="360"/>
      </w:pPr>
    </w:lvl>
    <w:lvl w:ilvl="8" w:tplc="0409001B">
      <w:start w:val="1"/>
      <w:numFmt w:val="lowerRoman"/>
      <w:lvlText w:val="%9."/>
      <w:lvlJc w:val="right"/>
      <w:pPr>
        <w:tabs>
          <w:tab w:val="num" w:pos="7176"/>
        </w:tabs>
        <w:ind w:left="7176" w:hanging="180"/>
      </w:pPr>
    </w:lvl>
  </w:abstractNum>
  <w:abstractNum w:abstractNumId="11" w15:restartNumberingAfterBreak="1">
    <w:nsid w:val="3F295243"/>
    <w:multiLevelType w:val="hybridMultilevel"/>
    <w:tmpl w:val="9D7AFA1C"/>
    <w:lvl w:ilvl="0" w:tplc="0C9298B6">
      <w:start w:val="1"/>
      <w:numFmt w:val="decimal"/>
      <w:lvlText w:val="%1."/>
      <w:lvlJc w:val="left"/>
      <w:pPr>
        <w:tabs>
          <w:tab w:val="num" w:pos="360"/>
        </w:tabs>
        <w:ind w:left="360" w:hanging="360"/>
      </w:pPr>
      <w:rPr>
        <w:rFonts w:hint="default"/>
      </w:rPr>
    </w:lvl>
    <w:lvl w:ilvl="1" w:tplc="94725658">
      <w:start w:val="1"/>
      <w:numFmt w:val="lowerLetter"/>
      <w:lvlText w:val="%2."/>
      <w:lvlJc w:val="left"/>
      <w:pPr>
        <w:tabs>
          <w:tab w:val="num" w:pos="1080"/>
        </w:tabs>
        <w:ind w:left="1080" w:hanging="360"/>
      </w:pPr>
      <w:rPr>
        <w:rFonts w:hint="default"/>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12" w15:restartNumberingAfterBreak="1">
    <w:nsid w:val="416C124C"/>
    <w:multiLevelType w:val="hybridMultilevel"/>
    <w:tmpl w:val="618E1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1">
    <w:nsid w:val="662B40A2"/>
    <w:multiLevelType w:val="hybridMultilevel"/>
    <w:tmpl w:val="AB4273DC"/>
    <w:lvl w:ilvl="0" w:tplc="443C192A">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4" w15:restartNumberingAfterBreak="1">
    <w:nsid w:val="68640645"/>
    <w:multiLevelType w:val="hybridMultilevel"/>
    <w:tmpl w:val="905EE344"/>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15" w15:restartNumberingAfterBreak="1">
    <w:nsid w:val="7340395D"/>
    <w:multiLevelType w:val="multilevel"/>
    <w:tmpl w:val="6938F8CC"/>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6" w15:restartNumberingAfterBreak="1">
    <w:nsid w:val="76433CE7"/>
    <w:multiLevelType w:val="hybridMultilevel"/>
    <w:tmpl w:val="254E84B8"/>
    <w:lvl w:ilvl="0" w:tplc="6A56DCB2">
      <w:numFmt w:val="bullet"/>
      <w:lvlText w:val="-"/>
      <w:lvlJc w:val="left"/>
      <w:pPr>
        <w:tabs>
          <w:tab w:val="num" w:pos="1080"/>
        </w:tabs>
        <w:ind w:left="1080" w:hanging="360"/>
      </w:pPr>
      <w:rPr>
        <w:rFonts w:ascii="Times New Roman" w:eastAsia="Times New Roman" w:hAnsi="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num w:numId="1" w16cid:durableId="854150115">
    <w:abstractNumId w:val="11"/>
  </w:num>
  <w:num w:numId="2" w16cid:durableId="820004179">
    <w:abstractNumId w:val="14"/>
  </w:num>
  <w:num w:numId="3" w16cid:durableId="1861118141">
    <w:abstractNumId w:val="16"/>
  </w:num>
  <w:num w:numId="4" w16cid:durableId="2143116533">
    <w:abstractNumId w:val="6"/>
  </w:num>
  <w:num w:numId="5" w16cid:durableId="44909735">
    <w:abstractNumId w:val="13"/>
  </w:num>
  <w:num w:numId="6" w16cid:durableId="303316266">
    <w:abstractNumId w:val="1"/>
  </w:num>
  <w:num w:numId="7" w16cid:durableId="757218550">
    <w:abstractNumId w:val="5"/>
  </w:num>
  <w:num w:numId="8" w16cid:durableId="489057144">
    <w:abstractNumId w:val="10"/>
  </w:num>
  <w:num w:numId="9" w16cid:durableId="1964725111">
    <w:abstractNumId w:val="15"/>
  </w:num>
  <w:num w:numId="10" w16cid:durableId="225720929">
    <w:abstractNumId w:val="4"/>
  </w:num>
  <w:num w:numId="11" w16cid:durableId="1707631804">
    <w:abstractNumId w:val="8"/>
  </w:num>
  <w:num w:numId="12" w16cid:durableId="1667905564">
    <w:abstractNumId w:val="3"/>
  </w:num>
  <w:num w:numId="13" w16cid:durableId="1408961538">
    <w:abstractNumId w:val="7"/>
  </w:num>
  <w:num w:numId="14" w16cid:durableId="1776556976">
    <w:abstractNumId w:val="2"/>
  </w:num>
  <w:num w:numId="15" w16cid:durableId="470749893">
    <w:abstractNumId w:val="12"/>
  </w:num>
  <w:num w:numId="16" w16cid:durableId="938100575">
    <w:abstractNumId w:val="0"/>
  </w:num>
  <w:num w:numId="17" w16cid:durableId="1096680565">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mma Muhleman">
    <w15:presenceInfo w15:providerId="AD" w15:userId="S::emma.muhleman@ascendinvestmentmanagement.com::0d513846-5511-4bcc-add4-635ab8babd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embedSystemFonts/>
  <w:proofState w:spelling="clean" w:grammar="clean"/>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D4F40"/>
    <w:rsid w:val="00001789"/>
    <w:rsid w:val="00002B79"/>
    <w:rsid w:val="00003B9D"/>
    <w:rsid w:val="000059E8"/>
    <w:rsid w:val="00010F33"/>
    <w:rsid w:val="00012220"/>
    <w:rsid w:val="00013809"/>
    <w:rsid w:val="00016BDB"/>
    <w:rsid w:val="00017949"/>
    <w:rsid w:val="00021F66"/>
    <w:rsid w:val="000237CD"/>
    <w:rsid w:val="000273B2"/>
    <w:rsid w:val="00027C62"/>
    <w:rsid w:val="00027E9E"/>
    <w:rsid w:val="0003173F"/>
    <w:rsid w:val="0003230D"/>
    <w:rsid w:val="00032FFF"/>
    <w:rsid w:val="0003383D"/>
    <w:rsid w:val="000338F5"/>
    <w:rsid w:val="0003430D"/>
    <w:rsid w:val="00036EBD"/>
    <w:rsid w:val="00041AFB"/>
    <w:rsid w:val="0004279D"/>
    <w:rsid w:val="00047689"/>
    <w:rsid w:val="00050231"/>
    <w:rsid w:val="00050764"/>
    <w:rsid w:val="00050C66"/>
    <w:rsid w:val="00053115"/>
    <w:rsid w:val="00053937"/>
    <w:rsid w:val="00056CE8"/>
    <w:rsid w:val="00056F90"/>
    <w:rsid w:val="00057CBC"/>
    <w:rsid w:val="0006077B"/>
    <w:rsid w:val="000615B3"/>
    <w:rsid w:val="000619B5"/>
    <w:rsid w:val="00061A22"/>
    <w:rsid w:val="00062A2A"/>
    <w:rsid w:val="00064F9A"/>
    <w:rsid w:val="00076387"/>
    <w:rsid w:val="00077AF7"/>
    <w:rsid w:val="00080346"/>
    <w:rsid w:val="00080BCA"/>
    <w:rsid w:val="0009321C"/>
    <w:rsid w:val="00096B6D"/>
    <w:rsid w:val="000A44E2"/>
    <w:rsid w:val="000A6C58"/>
    <w:rsid w:val="000B041C"/>
    <w:rsid w:val="000B09E2"/>
    <w:rsid w:val="000B0A36"/>
    <w:rsid w:val="000B1BBC"/>
    <w:rsid w:val="000B272D"/>
    <w:rsid w:val="000B318D"/>
    <w:rsid w:val="000B4748"/>
    <w:rsid w:val="000C0934"/>
    <w:rsid w:val="000C3F24"/>
    <w:rsid w:val="000D1770"/>
    <w:rsid w:val="000D221E"/>
    <w:rsid w:val="000D3AC9"/>
    <w:rsid w:val="000D3D84"/>
    <w:rsid w:val="000D4F40"/>
    <w:rsid w:val="000E205D"/>
    <w:rsid w:val="000E298F"/>
    <w:rsid w:val="000E3C41"/>
    <w:rsid w:val="000F3471"/>
    <w:rsid w:val="000F6D30"/>
    <w:rsid w:val="000F7479"/>
    <w:rsid w:val="00105659"/>
    <w:rsid w:val="00110122"/>
    <w:rsid w:val="00110BE4"/>
    <w:rsid w:val="001116F5"/>
    <w:rsid w:val="001118F8"/>
    <w:rsid w:val="001119CD"/>
    <w:rsid w:val="00113321"/>
    <w:rsid w:val="0011352F"/>
    <w:rsid w:val="001147A6"/>
    <w:rsid w:val="00114E66"/>
    <w:rsid w:val="00124B13"/>
    <w:rsid w:val="00125B09"/>
    <w:rsid w:val="00126E27"/>
    <w:rsid w:val="001277C9"/>
    <w:rsid w:val="00131566"/>
    <w:rsid w:val="00132F7C"/>
    <w:rsid w:val="00136850"/>
    <w:rsid w:val="00140E67"/>
    <w:rsid w:val="0014107B"/>
    <w:rsid w:val="0014195D"/>
    <w:rsid w:val="00143B32"/>
    <w:rsid w:val="00145DE1"/>
    <w:rsid w:val="00147DEC"/>
    <w:rsid w:val="00150940"/>
    <w:rsid w:val="0015519A"/>
    <w:rsid w:val="0015534D"/>
    <w:rsid w:val="00155C92"/>
    <w:rsid w:val="00161EB0"/>
    <w:rsid w:val="00162035"/>
    <w:rsid w:val="00167854"/>
    <w:rsid w:val="00167B22"/>
    <w:rsid w:val="00180B8E"/>
    <w:rsid w:val="001877CE"/>
    <w:rsid w:val="00191717"/>
    <w:rsid w:val="00191DA6"/>
    <w:rsid w:val="00193A63"/>
    <w:rsid w:val="001961ED"/>
    <w:rsid w:val="00197503"/>
    <w:rsid w:val="001979C5"/>
    <w:rsid w:val="001A1151"/>
    <w:rsid w:val="001A2FA7"/>
    <w:rsid w:val="001A5602"/>
    <w:rsid w:val="001B0896"/>
    <w:rsid w:val="001B3C4C"/>
    <w:rsid w:val="001B6D7C"/>
    <w:rsid w:val="001C127A"/>
    <w:rsid w:val="001C199F"/>
    <w:rsid w:val="001C4B28"/>
    <w:rsid w:val="001C4D1A"/>
    <w:rsid w:val="001C4E7C"/>
    <w:rsid w:val="001C608C"/>
    <w:rsid w:val="001D035F"/>
    <w:rsid w:val="001D2C40"/>
    <w:rsid w:val="001D5939"/>
    <w:rsid w:val="001D594F"/>
    <w:rsid w:val="001D6D07"/>
    <w:rsid w:val="001E07F5"/>
    <w:rsid w:val="001E1449"/>
    <w:rsid w:val="001E4D2E"/>
    <w:rsid w:val="001E4FC5"/>
    <w:rsid w:val="001F139A"/>
    <w:rsid w:val="001F4600"/>
    <w:rsid w:val="001F71B5"/>
    <w:rsid w:val="0020028F"/>
    <w:rsid w:val="00204B12"/>
    <w:rsid w:val="00204BE2"/>
    <w:rsid w:val="00204F9D"/>
    <w:rsid w:val="00206163"/>
    <w:rsid w:val="002062D2"/>
    <w:rsid w:val="002066EE"/>
    <w:rsid w:val="0021023B"/>
    <w:rsid w:val="002106C1"/>
    <w:rsid w:val="002121CB"/>
    <w:rsid w:val="00216456"/>
    <w:rsid w:val="00216922"/>
    <w:rsid w:val="002174AF"/>
    <w:rsid w:val="00217AC8"/>
    <w:rsid w:val="002211D1"/>
    <w:rsid w:val="00221E0D"/>
    <w:rsid w:val="00222290"/>
    <w:rsid w:val="0022347C"/>
    <w:rsid w:val="00223E2F"/>
    <w:rsid w:val="00224103"/>
    <w:rsid w:val="00231C56"/>
    <w:rsid w:val="00233B02"/>
    <w:rsid w:val="00234EF7"/>
    <w:rsid w:val="00235F83"/>
    <w:rsid w:val="002375B9"/>
    <w:rsid w:val="00240B97"/>
    <w:rsid w:val="00241FA3"/>
    <w:rsid w:val="002431F2"/>
    <w:rsid w:val="002434A7"/>
    <w:rsid w:val="002439BA"/>
    <w:rsid w:val="00246600"/>
    <w:rsid w:val="002504C2"/>
    <w:rsid w:val="00251026"/>
    <w:rsid w:val="00254556"/>
    <w:rsid w:val="0025637E"/>
    <w:rsid w:val="002578AE"/>
    <w:rsid w:val="00260E5B"/>
    <w:rsid w:val="00270B9B"/>
    <w:rsid w:val="00270D81"/>
    <w:rsid w:val="00272AD4"/>
    <w:rsid w:val="0027418D"/>
    <w:rsid w:val="00274A9E"/>
    <w:rsid w:val="00275182"/>
    <w:rsid w:val="00276DF3"/>
    <w:rsid w:val="00281C30"/>
    <w:rsid w:val="0029136E"/>
    <w:rsid w:val="00292116"/>
    <w:rsid w:val="0029341A"/>
    <w:rsid w:val="0029344C"/>
    <w:rsid w:val="00295471"/>
    <w:rsid w:val="00297ADE"/>
    <w:rsid w:val="002A2F25"/>
    <w:rsid w:val="002A601B"/>
    <w:rsid w:val="002A7758"/>
    <w:rsid w:val="002A7B97"/>
    <w:rsid w:val="002B1341"/>
    <w:rsid w:val="002B2CF6"/>
    <w:rsid w:val="002D1487"/>
    <w:rsid w:val="002D457F"/>
    <w:rsid w:val="002D6254"/>
    <w:rsid w:val="002E2A6E"/>
    <w:rsid w:val="002E2F92"/>
    <w:rsid w:val="002E5BC5"/>
    <w:rsid w:val="002E75AB"/>
    <w:rsid w:val="002E7B3B"/>
    <w:rsid w:val="002F41C9"/>
    <w:rsid w:val="002F60E1"/>
    <w:rsid w:val="002F7725"/>
    <w:rsid w:val="00300DE3"/>
    <w:rsid w:val="00304A61"/>
    <w:rsid w:val="00306202"/>
    <w:rsid w:val="00306FF2"/>
    <w:rsid w:val="003118A9"/>
    <w:rsid w:val="00314491"/>
    <w:rsid w:val="003149CA"/>
    <w:rsid w:val="00317591"/>
    <w:rsid w:val="003175F0"/>
    <w:rsid w:val="003202FC"/>
    <w:rsid w:val="00321A0B"/>
    <w:rsid w:val="00326E36"/>
    <w:rsid w:val="00331424"/>
    <w:rsid w:val="003340EC"/>
    <w:rsid w:val="0033748F"/>
    <w:rsid w:val="00337BA3"/>
    <w:rsid w:val="003402AB"/>
    <w:rsid w:val="00342C00"/>
    <w:rsid w:val="00343314"/>
    <w:rsid w:val="003466C7"/>
    <w:rsid w:val="00346D97"/>
    <w:rsid w:val="00350C2E"/>
    <w:rsid w:val="003515B3"/>
    <w:rsid w:val="00351703"/>
    <w:rsid w:val="00355CCF"/>
    <w:rsid w:val="0036067C"/>
    <w:rsid w:val="0036091C"/>
    <w:rsid w:val="00361EAD"/>
    <w:rsid w:val="003646B7"/>
    <w:rsid w:val="00364F5F"/>
    <w:rsid w:val="00366904"/>
    <w:rsid w:val="00370413"/>
    <w:rsid w:val="00370769"/>
    <w:rsid w:val="003720EB"/>
    <w:rsid w:val="003722A2"/>
    <w:rsid w:val="0037372D"/>
    <w:rsid w:val="00387714"/>
    <w:rsid w:val="003941EB"/>
    <w:rsid w:val="00395747"/>
    <w:rsid w:val="003A0A58"/>
    <w:rsid w:val="003A3D6D"/>
    <w:rsid w:val="003A470D"/>
    <w:rsid w:val="003A5D64"/>
    <w:rsid w:val="003B203D"/>
    <w:rsid w:val="003B462E"/>
    <w:rsid w:val="003B610B"/>
    <w:rsid w:val="003C32B1"/>
    <w:rsid w:val="003C5046"/>
    <w:rsid w:val="003C5215"/>
    <w:rsid w:val="003C74FD"/>
    <w:rsid w:val="003D179C"/>
    <w:rsid w:val="003D347A"/>
    <w:rsid w:val="003D41A4"/>
    <w:rsid w:val="003D6AAA"/>
    <w:rsid w:val="003E68D4"/>
    <w:rsid w:val="003F10BB"/>
    <w:rsid w:val="003F42CA"/>
    <w:rsid w:val="003F78C2"/>
    <w:rsid w:val="00402AA0"/>
    <w:rsid w:val="00405E63"/>
    <w:rsid w:val="004063C8"/>
    <w:rsid w:val="0040697E"/>
    <w:rsid w:val="00407705"/>
    <w:rsid w:val="00407A5E"/>
    <w:rsid w:val="004114EA"/>
    <w:rsid w:val="00416BD2"/>
    <w:rsid w:val="004172E0"/>
    <w:rsid w:val="00417EB7"/>
    <w:rsid w:val="004210EE"/>
    <w:rsid w:val="00423A73"/>
    <w:rsid w:val="0042506D"/>
    <w:rsid w:val="00425BF7"/>
    <w:rsid w:val="00426F73"/>
    <w:rsid w:val="00432D3F"/>
    <w:rsid w:val="00435D69"/>
    <w:rsid w:val="00435D72"/>
    <w:rsid w:val="004373FD"/>
    <w:rsid w:val="00443D39"/>
    <w:rsid w:val="00444EF9"/>
    <w:rsid w:val="004474FB"/>
    <w:rsid w:val="0045027C"/>
    <w:rsid w:val="00450E99"/>
    <w:rsid w:val="00451B8A"/>
    <w:rsid w:val="00452839"/>
    <w:rsid w:val="00454A69"/>
    <w:rsid w:val="00454C15"/>
    <w:rsid w:val="004626DB"/>
    <w:rsid w:val="00462DDA"/>
    <w:rsid w:val="00467267"/>
    <w:rsid w:val="00467B57"/>
    <w:rsid w:val="00474526"/>
    <w:rsid w:val="00480C35"/>
    <w:rsid w:val="00481835"/>
    <w:rsid w:val="00483C9F"/>
    <w:rsid w:val="00485D9F"/>
    <w:rsid w:val="00487E88"/>
    <w:rsid w:val="004904EF"/>
    <w:rsid w:val="00491DB0"/>
    <w:rsid w:val="00494B43"/>
    <w:rsid w:val="00495D78"/>
    <w:rsid w:val="00496A46"/>
    <w:rsid w:val="004A0363"/>
    <w:rsid w:val="004A03B9"/>
    <w:rsid w:val="004A146F"/>
    <w:rsid w:val="004A7D88"/>
    <w:rsid w:val="004B1BC6"/>
    <w:rsid w:val="004C07E0"/>
    <w:rsid w:val="004C140F"/>
    <w:rsid w:val="004C1FF3"/>
    <w:rsid w:val="004C2158"/>
    <w:rsid w:val="004C2394"/>
    <w:rsid w:val="004C2D28"/>
    <w:rsid w:val="004C698D"/>
    <w:rsid w:val="004C799D"/>
    <w:rsid w:val="004D0901"/>
    <w:rsid w:val="004D10CD"/>
    <w:rsid w:val="004D2A0D"/>
    <w:rsid w:val="004D37B2"/>
    <w:rsid w:val="004D6DF8"/>
    <w:rsid w:val="004D7D7A"/>
    <w:rsid w:val="004E0DE3"/>
    <w:rsid w:val="004E28DD"/>
    <w:rsid w:val="004E3A17"/>
    <w:rsid w:val="004E4C79"/>
    <w:rsid w:val="004E5BEF"/>
    <w:rsid w:val="004E67D7"/>
    <w:rsid w:val="004F152C"/>
    <w:rsid w:val="004F36C9"/>
    <w:rsid w:val="004F40A8"/>
    <w:rsid w:val="004F6B37"/>
    <w:rsid w:val="004F6CE1"/>
    <w:rsid w:val="004F7674"/>
    <w:rsid w:val="00500E87"/>
    <w:rsid w:val="005028B2"/>
    <w:rsid w:val="00502ABC"/>
    <w:rsid w:val="005031AC"/>
    <w:rsid w:val="00505E46"/>
    <w:rsid w:val="00506666"/>
    <w:rsid w:val="00506CE6"/>
    <w:rsid w:val="0050717C"/>
    <w:rsid w:val="00507854"/>
    <w:rsid w:val="00510936"/>
    <w:rsid w:val="00515E56"/>
    <w:rsid w:val="0051788E"/>
    <w:rsid w:val="00521B42"/>
    <w:rsid w:val="0052314D"/>
    <w:rsid w:val="00524B05"/>
    <w:rsid w:val="0052629B"/>
    <w:rsid w:val="00526E34"/>
    <w:rsid w:val="0052716D"/>
    <w:rsid w:val="005279B8"/>
    <w:rsid w:val="005317C1"/>
    <w:rsid w:val="00533C0B"/>
    <w:rsid w:val="00535E24"/>
    <w:rsid w:val="00542C80"/>
    <w:rsid w:val="00545600"/>
    <w:rsid w:val="005540DB"/>
    <w:rsid w:val="0055454F"/>
    <w:rsid w:val="00554B5F"/>
    <w:rsid w:val="00556009"/>
    <w:rsid w:val="0055694D"/>
    <w:rsid w:val="00556FD1"/>
    <w:rsid w:val="0057033F"/>
    <w:rsid w:val="005723BC"/>
    <w:rsid w:val="00574DEE"/>
    <w:rsid w:val="005773AE"/>
    <w:rsid w:val="0057763B"/>
    <w:rsid w:val="005821F3"/>
    <w:rsid w:val="00582777"/>
    <w:rsid w:val="00585819"/>
    <w:rsid w:val="0059157F"/>
    <w:rsid w:val="005929AB"/>
    <w:rsid w:val="0059456D"/>
    <w:rsid w:val="0059600E"/>
    <w:rsid w:val="005963DE"/>
    <w:rsid w:val="005A64C9"/>
    <w:rsid w:val="005A7A95"/>
    <w:rsid w:val="005B152A"/>
    <w:rsid w:val="005B432B"/>
    <w:rsid w:val="005B4490"/>
    <w:rsid w:val="005B49E4"/>
    <w:rsid w:val="005C1A19"/>
    <w:rsid w:val="005C248B"/>
    <w:rsid w:val="005C2640"/>
    <w:rsid w:val="005C2973"/>
    <w:rsid w:val="005C3735"/>
    <w:rsid w:val="005C4227"/>
    <w:rsid w:val="005C4EB6"/>
    <w:rsid w:val="005C5A93"/>
    <w:rsid w:val="005C67EB"/>
    <w:rsid w:val="005C6D91"/>
    <w:rsid w:val="005D2719"/>
    <w:rsid w:val="005D4905"/>
    <w:rsid w:val="005E1F1A"/>
    <w:rsid w:val="005E2644"/>
    <w:rsid w:val="005E4651"/>
    <w:rsid w:val="005E5609"/>
    <w:rsid w:val="005E7E8E"/>
    <w:rsid w:val="005F1B53"/>
    <w:rsid w:val="005F3BEA"/>
    <w:rsid w:val="00600C81"/>
    <w:rsid w:val="00601545"/>
    <w:rsid w:val="00603004"/>
    <w:rsid w:val="00604A86"/>
    <w:rsid w:val="00607233"/>
    <w:rsid w:val="00610E8B"/>
    <w:rsid w:val="006126ED"/>
    <w:rsid w:val="00613A83"/>
    <w:rsid w:val="006175C1"/>
    <w:rsid w:val="006178FF"/>
    <w:rsid w:val="0062020B"/>
    <w:rsid w:val="0062133F"/>
    <w:rsid w:val="0062397B"/>
    <w:rsid w:val="00624080"/>
    <w:rsid w:val="00632199"/>
    <w:rsid w:val="006417BB"/>
    <w:rsid w:val="00642069"/>
    <w:rsid w:val="00642F4D"/>
    <w:rsid w:val="006437E6"/>
    <w:rsid w:val="0064764D"/>
    <w:rsid w:val="00651D24"/>
    <w:rsid w:val="00651EEC"/>
    <w:rsid w:val="006548E4"/>
    <w:rsid w:val="0066151E"/>
    <w:rsid w:val="006632C6"/>
    <w:rsid w:val="00670D0C"/>
    <w:rsid w:val="00672158"/>
    <w:rsid w:val="006757DD"/>
    <w:rsid w:val="006763BB"/>
    <w:rsid w:val="006777C1"/>
    <w:rsid w:val="006800DA"/>
    <w:rsid w:val="0068371D"/>
    <w:rsid w:val="00692712"/>
    <w:rsid w:val="00692EA5"/>
    <w:rsid w:val="006A2505"/>
    <w:rsid w:val="006B0ECA"/>
    <w:rsid w:val="006B1665"/>
    <w:rsid w:val="006B1A62"/>
    <w:rsid w:val="006B1B8F"/>
    <w:rsid w:val="006B50E5"/>
    <w:rsid w:val="006B5294"/>
    <w:rsid w:val="006B5F39"/>
    <w:rsid w:val="006B7EAA"/>
    <w:rsid w:val="006C18D1"/>
    <w:rsid w:val="006C2943"/>
    <w:rsid w:val="006C3CB3"/>
    <w:rsid w:val="006C4E2F"/>
    <w:rsid w:val="006D1664"/>
    <w:rsid w:val="006D589E"/>
    <w:rsid w:val="006D747F"/>
    <w:rsid w:val="006E0238"/>
    <w:rsid w:val="006E09D0"/>
    <w:rsid w:val="006E2191"/>
    <w:rsid w:val="006E5DC6"/>
    <w:rsid w:val="006E71D7"/>
    <w:rsid w:val="006F0052"/>
    <w:rsid w:val="006F1C01"/>
    <w:rsid w:val="006F5319"/>
    <w:rsid w:val="00703B0E"/>
    <w:rsid w:val="007105C7"/>
    <w:rsid w:val="007110BC"/>
    <w:rsid w:val="007111A0"/>
    <w:rsid w:val="00711809"/>
    <w:rsid w:val="0071235F"/>
    <w:rsid w:val="00713FE9"/>
    <w:rsid w:val="00715FD1"/>
    <w:rsid w:val="00720154"/>
    <w:rsid w:val="007225AD"/>
    <w:rsid w:val="00722AA7"/>
    <w:rsid w:val="00723AF5"/>
    <w:rsid w:val="00724E4A"/>
    <w:rsid w:val="00730698"/>
    <w:rsid w:val="0073162B"/>
    <w:rsid w:val="00733962"/>
    <w:rsid w:val="00737D0C"/>
    <w:rsid w:val="0074053F"/>
    <w:rsid w:val="00741563"/>
    <w:rsid w:val="007474FC"/>
    <w:rsid w:val="00747991"/>
    <w:rsid w:val="00747A61"/>
    <w:rsid w:val="00752530"/>
    <w:rsid w:val="00752A1C"/>
    <w:rsid w:val="007567FC"/>
    <w:rsid w:val="007610F0"/>
    <w:rsid w:val="0076149B"/>
    <w:rsid w:val="00762950"/>
    <w:rsid w:val="00762FE7"/>
    <w:rsid w:val="007637FE"/>
    <w:rsid w:val="00764690"/>
    <w:rsid w:val="007710B7"/>
    <w:rsid w:val="00772A67"/>
    <w:rsid w:val="00774DDC"/>
    <w:rsid w:val="0077506B"/>
    <w:rsid w:val="00777249"/>
    <w:rsid w:val="00781967"/>
    <w:rsid w:val="0078708A"/>
    <w:rsid w:val="00787275"/>
    <w:rsid w:val="00787EE9"/>
    <w:rsid w:val="00792429"/>
    <w:rsid w:val="00792A68"/>
    <w:rsid w:val="00796238"/>
    <w:rsid w:val="007A17F6"/>
    <w:rsid w:val="007A2D0F"/>
    <w:rsid w:val="007A2E9C"/>
    <w:rsid w:val="007A6443"/>
    <w:rsid w:val="007B180A"/>
    <w:rsid w:val="007B5E94"/>
    <w:rsid w:val="007B60BE"/>
    <w:rsid w:val="007C03ED"/>
    <w:rsid w:val="007C08E6"/>
    <w:rsid w:val="007C1002"/>
    <w:rsid w:val="007C3257"/>
    <w:rsid w:val="007C577F"/>
    <w:rsid w:val="007D1D4F"/>
    <w:rsid w:val="007D21FE"/>
    <w:rsid w:val="007D25E9"/>
    <w:rsid w:val="007E0229"/>
    <w:rsid w:val="007E6879"/>
    <w:rsid w:val="007E6B2C"/>
    <w:rsid w:val="007E7E1B"/>
    <w:rsid w:val="007F6BB6"/>
    <w:rsid w:val="007F7484"/>
    <w:rsid w:val="00801FAF"/>
    <w:rsid w:val="0080262D"/>
    <w:rsid w:val="00806179"/>
    <w:rsid w:val="00807CD7"/>
    <w:rsid w:val="0081461C"/>
    <w:rsid w:val="00815C9C"/>
    <w:rsid w:val="00816522"/>
    <w:rsid w:val="00817ADE"/>
    <w:rsid w:val="00826417"/>
    <w:rsid w:val="008304B6"/>
    <w:rsid w:val="00832B76"/>
    <w:rsid w:val="008348D6"/>
    <w:rsid w:val="00836D74"/>
    <w:rsid w:val="008374BF"/>
    <w:rsid w:val="008525A3"/>
    <w:rsid w:val="008531BD"/>
    <w:rsid w:val="00855AFF"/>
    <w:rsid w:val="00855EFF"/>
    <w:rsid w:val="0086039C"/>
    <w:rsid w:val="00862C69"/>
    <w:rsid w:val="00862CAC"/>
    <w:rsid w:val="00864930"/>
    <w:rsid w:val="00866255"/>
    <w:rsid w:val="00873371"/>
    <w:rsid w:val="00874F1E"/>
    <w:rsid w:val="00880C45"/>
    <w:rsid w:val="008812C1"/>
    <w:rsid w:val="00883BAD"/>
    <w:rsid w:val="0088414C"/>
    <w:rsid w:val="008852D8"/>
    <w:rsid w:val="00885C9F"/>
    <w:rsid w:val="00887641"/>
    <w:rsid w:val="008915E7"/>
    <w:rsid w:val="00891A44"/>
    <w:rsid w:val="00892133"/>
    <w:rsid w:val="00892811"/>
    <w:rsid w:val="008A41E6"/>
    <w:rsid w:val="008A5033"/>
    <w:rsid w:val="008B5CC5"/>
    <w:rsid w:val="008C0D0E"/>
    <w:rsid w:val="008C41F2"/>
    <w:rsid w:val="008D1CBF"/>
    <w:rsid w:val="008D2BDB"/>
    <w:rsid w:val="008D714A"/>
    <w:rsid w:val="008E2829"/>
    <w:rsid w:val="008E5E1E"/>
    <w:rsid w:val="008F0376"/>
    <w:rsid w:val="008F28C8"/>
    <w:rsid w:val="008F38E5"/>
    <w:rsid w:val="008F540E"/>
    <w:rsid w:val="008F54F7"/>
    <w:rsid w:val="0090766E"/>
    <w:rsid w:val="00910323"/>
    <w:rsid w:val="00912DAB"/>
    <w:rsid w:val="00914105"/>
    <w:rsid w:val="00915B40"/>
    <w:rsid w:val="009201FE"/>
    <w:rsid w:val="00920C86"/>
    <w:rsid w:val="00922647"/>
    <w:rsid w:val="00925732"/>
    <w:rsid w:val="00925D82"/>
    <w:rsid w:val="009271EC"/>
    <w:rsid w:val="009340F4"/>
    <w:rsid w:val="0093629B"/>
    <w:rsid w:val="0093694B"/>
    <w:rsid w:val="0093789A"/>
    <w:rsid w:val="0094139B"/>
    <w:rsid w:val="00943444"/>
    <w:rsid w:val="00945102"/>
    <w:rsid w:val="009459F1"/>
    <w:rsid w:val="00946018"/>
    <w:rsid w:val="00946BBC"/>
    <w:rsid w:val="0094743F"/>
    <w:rsid w:val="00947C96"/>
    <w:rsid w:val="00952766"/>
    <w:rsid w:val="00954999"/>
    <w:rsid w:val="00956CEA"/>
    <w:rsid w:val="0096089D"/>
    <w:rsid w:val="0096397A"/>
    <w:rsid w:val="00965EC1"/>
    <w:rsid w:val="009677D6"/>
    <w:rsid w:val="009849DD"/>
    <w:rsid w:val="00984FC3"/>
    <w:rsid w:val="009878A4"/>
    <w:rsid w:val="00990F00"/>
    <w:rsid w:val="0099181B"/>
    <w:rsid w:val="009944F3"/>
    <w:rsid w:val="009950E8"/>
    <w:rsid w:val="00996975"/>
    <w:rsid w:val="00997EA0"/>
    <w:rsid w:val="009A1681"/>
    <w:rsid w:val="009A20F1"/>
    <w:rsid w:val="009A27D6"/>
    <w:rsid w:val="009A486A"/>
    <w:rsid w:val="009A4FEA"/>
    <w:rsid w:val="009B1A53"/>
    <w:rsid w:val="009B25BA"/>
    <w:rsid w:val="009B456B"/>
    <w:rsid w:val="009B4880"/>
    <w:rsid w:val="009B7F09"/>
    <w:rsid w:val="009C13D4"/>
    <w:rsid w:val="009C258A"/>
    <w:rsid w:val="009C5019"/>
    <w:rsid w:val="009C5F42"/>
    <w:rsid w:val="009C628F"/>
    <w:rsid w:val="009C73C8"/>
    <w:rsid w:val="009D0B57"/>
    <w:rsid w:val="009D606E"/>
    <w:rsid w:val="009D7D79"/>
    <w:rsid w:val="009E2CDB"/>
    <w:rsid w:val="009E3DF8"/>
    <w:rsid w:val="009E529D"/>
    <w:rsid w:val="009E5467"/>
    <w:rsid w:val="009E677D"/>
    <w:rsid w:val="009F1073"/>
    <w:rsid w:val="009F5BE2"/>
    <w:rsid w:val="009F6230"/>
    <w:rsid w:val="00A01D52"/>
    <w:rsid w:val="00A048FC"/>
    <w:rsid w:val="00A06205"/>
    <w:rsid w:val="00A11375"/>
    <w:rsid w:val="00A15E84"/>
    <w:rsid w:val="00A162AB"/>
    <w:rsid w:val="00A17113"/>
    <w:rsid w:val="00A17638"/>
    <w:rsid w:val="00A2054F"/>
    <w:rsid w:val="00A21742"/>
    <w:rsid w:val="00A21E7C"/>
    <w:rsid w:val="00A23EC5"/>
    <w:rsid w:val="00A253DE"/>
    <w:rsid w:val="00A2574D"/>
    <w:rsid w:val="00A25B3F"/>
    <w:rsid w:val="00A278AC"/>
    <w:rsid w:val="00A3000C"/>
    <w:rsid w:val="00A32202"/>
    <w:rsid w:val="00A337F1"/>
    <w:rsid w:val="00A370B7"/>
    <w:rsid w:val="00A40A9B"/>
    <w:rsid w:val="00A414F8"/>
    <w:rsid w:val="00A420EB"/>
    <w:rsid w:val="00A53F79"/>
    <w:rsid w:val="00A5730A"/>
    <w:rsid w:val="00A575F1"/>
    <w:rsid w:val="00A57C20"/>
    <w:rsid w:val="00A6480B"/>
    <w:rsid w:val="00A65600"/>
    <w:rsid w:val="00A6743D"/>
    <w:rsid w:val="00A679D2"/>
    <w:rsid w:val="00A7472D"/>
    <w:rsid w:val="00A80545"/>
    <w:rsid w:val="00A82531"/>
    <w:rsid w:val="00A8463A"/>
    <w:rsid w:val="00A87983"/>
    <w:rsid w:val="00A927CB"/>
    <w:rsid w:val="00A93A78"/>
    <w:rsid w:val="00AA012D"/>
    <w:rsid w:val="00AA4343"/>
    <w:rsid w:val="00AA7616"/>
    <w:rsid w:val="00AA7831"/>
    <w:rsid w:val="00AB27F2"/>
    <w:rsid w:val="00AB3702"/>
    <w:rsid w:val="00AB4E4C"/>
    <w:rsid w:val="00AB505A"/>
    <w:rsid w:val="00AB7936"/>
    <w:rsid w:val="00AC04FE"/>
    <w:rsid w:val="00AC6FEF"/>
    <w:rsid w:val="00AC75D4"/>
    <w:rsid w:val="00AC7E4E"/>
    <w:rsid w:val="00AD21C1"/>
    <w:rsid w:val="00AD21E9"/>
    <w:rsid w:val="00AD7044"/>
    <w:rsid w:val="00AE3E68"/>
    <w:rsid w:val="00AE47FB"/>
    <w:rsid w:val="00AE5EE4"/>
    <w:rsid w:val="00AE70E4"/>
    <w:rsid w:val="00AF1C11"/>
    <w:rsid w:val="00AF3A11"/>
    <w:rsid w:val="00AF4960"/>
    <w:rsid w:val="00AF597F"/>
    <w:rsid w:val="00AF69D5"/>
    <w:rsid w:val="00AF6F44"/>
    <w:rsid w:val="00B00E89"/>
    <w:rsid w:val="00B0251E"/>
    <w:rsid w:val="00B03324"/>
    <w:rsid w:val="00B06DBA"/>
    <w:rsid w:val="00B157B2"/>
    <w:rsid w:val="00B15CB1"/>
    <w:rsid w:val="00B17C31"/>
    <w:rsid w:val="00B20312"/>
    <w:rsid w:val="00B2587A"/>
    <w:rsid w:val="00B264B2"/>
    <w:rsid w:val="00B27E1E"/>
    <w:rsid w:val="00B31225"/>
    <w:rsid w:val="00B322D0"/>
    <w:rsid w:val="00B3471D"/>
    <w:rsid w:val="00B34898"/>
    <w:rsid w:val="00B375F8"/>
    <w:rsid w:val="00B3799F"/>
    <w:rsid w:val="00B42315"/>
    <w:rsid w:val="00B446F5"/>
    <w:rsid w:val="00B459C7"/>
    <w:rsid w:val="00B50BCC"/>
    <w:rsid w:val="00B52820"/>
    <w:rsid w:val="00B53848"/>
    <w:rsid w:val="00B567D9"/>
    <w:rsid w:val="00B56B43"/>
    <w:rsid w:val="00B63398"/>
    <w:rsid w:val="00B64B2B"/>
    <w:rsid w:val="00B712AF"/>
    <w:rsid w:val="00B740B4"/>
    <w:rsid w:val="00B80F26"/>
    <w:rsid w:val="00B82010"/>
    <w:rsid w:val="00B84CA4"/>
    <w:rsid w:val="00B86B5B"/>
    <w:rsid w:val="00B9040A"/>
    <w:rsid w:val="00B90F37"/>
    <w:rsid w:val="00B91562"/>
    <w:rsid w:val="00B91EA3"/>
    <w:rsid w:val="00B94EAB"/>
    <w:rsid w:val="00B961D3"/>
    <w:rsid w:val="00BA13E1"/>
    <w:rsid w:val="00BA1A86"/>
    <w:rsid w:val="00BA454D"/>
    <w:rsid w:val="00BA72AB"/>
    <w:rsid w:val="00BB238D"/>
    <w:rsid w:val="00BB38E9"/>
    <w:rsid w:val="00BB3A7B"/>
    <w:rsid w:val="00BB5826"/>
    <w:rsid w:val="00BB5940"/>
    <w:rsid w:val="00BB6AD2"/>
    <w:rsid w:val="00BB6E5F"/>
    <w:rsid w:val="00BB78D6"/>
    <w:rsid w:val="00BC2299"/>
    <w:rsid w:val="00BC377E"/>
    <w:rsid w:val="00BC525E"/>
    <w:rsid w:val="00BC5BBD"/>
    <w:rsid w:val="00BC68F7"/>
    <w:rsid w:val="00BD0FB9"/>
    <w:rsid w:val="00BD250C"/>
    <w:rsid w:val="00BD36C3"/>
    <w:rsid w:val="00BD5FA7"/>
    <w:rsid w:val="00BD67B3"/>
    <w:rsid w:val="00BD6D53"/>
    <w:rsid w:val="00BE1401"/>
    <w:rsid w:val="00BE1CD6"/>
    <w:rsid w:val="00BE2577"/>
    <w:rsid w:val="00BE2902"/>
    <w:rsid w:val="00BE3CA5"/>
    <w:rsid w:val="00BE7767"/>
    <w:rsid w:val="00BF132B"/>
    <w:rsid w:val="00BF19E2"/>
    <w:rsid w:val="00BF296F"/>
    <w:rsid w:val="00BF3F6C"/>
    <w:rsid w:val="00BF7579"/>
    <w:rsid w:val="00C004AF"/>
    <w:rsid w:val="00C044C7"/>
    <w:rsid w:val="00C05321"/>
    <w:rsid w:val="00C06040"/>
    <w:rsid w:val="00C06EFF"/>
    <w:rsid w:val="00C07F72"/>
    <w:rsid w:val="00C10DC6"/>
    <w:rsid w:val="00C11180"/>
    <w:rsid w:val="00C15E4A"/>
    <w:rsid w:val="00C17312"/>
    <w:rsid w:val="00C17D3B"/>
    <w:rsid w:val="00C17D75"/>
    <w:rsid w:val="00C27127"/>
    <w:rsid w:val="00C3173E"/>
    <w:rsid w:val="00C31856"/>
    <w:rsid w:val="00C31E1B"/>
    <w:rsid w:val="00C3577A"/>
    <w:rsid w:val="00C41C05"/>
    <w:rsid w:val="00C41F93"/>
    <w:rsid w:val="00C43A34"/>
    <w:rsid w:val="00C4665C"/>
    <w:rsid w:val="00C47F56"/>
    <w:rsid w:val="00C50B5A"/>
    <w:rsid w:val="00C521AC"/>
    <w:rsid w:val="00C528EC"/>
    <w:rsid w:val="00C53062"/>
    <w:rsid w:val="00C560B6"/>
    <w:rsid w:val="00C565FB"/>
    <w:rsid w:val="00C568C4"/>
    <w:rsid w:val="00C6019F"/>
    <w:rsid w:val="00C65ABF"/>
    <w:rsid w:val="00C714A0"/>
    <w:rsid w:val="00C72EE3"/>
    <w:rsid w:val="00C74363"/>
    <w:rsid w:val="00C7509B"/>
    <w:rsid w:val="00C7514E"/>
    <w:rsid w:val="00C76F13"/>
    <w:rsid w:val="00C770E7"/>
    <w:rsid w:val="00C77868"/>
    <w:rsid w:val="00C83E6E"/>
    <w:rsid w:val="00C84249"/>
    <w:rsid w:val="00C87FAB"/>
    <w:rsid w:val="00C960F7"/>
    <w:rsid w:val="00C97E1A"/>
    <w:rsid w:val="00CA71ED"/>
    <w:rsid w:val="00CB31FB"/>
    <w:rsid w:val="00CC6E80"/>
    <w:rsid w:val="00CC7C2F"/>
    <w:rsid w:val="00CD33F5"/>
    <w:rsid w:val="00CD389A"/>
    <w:rsid w:val="00CD5AC0"/>
    <w:rsid w:val="00CD5F38"/>
    <w:rsid w:val="00CD7CFB"/>
    <w:rsid w:val="00CE05E5"/>
    <w:rsid w:val="00CE1BE0"/>
    <w:rsid w:val="00CE2714"/>
    <w:rsid w:val="00CE3889"/>
    <w:rsid w:val="00CE4640"/>
    <w:rsid w:val="00CE47DE"/>
    <w:rsid w:val="00CE64BB"/>
    <w:rsid w:val="00CF13E6"/>
    <w:rsid w:val="00CF3B15"/>
    <w:rsid w:val="00CF4BEA"/>
    <w:rsid w:val="00D10983"/>
    <w:rsid w:val="00D1314C"/>
    <w:rsid w:val="00D13E54"/>
    <w:rsid w:val="00D1551F"/>
    <w:rsid w:val="00D17158"/>
    <w:rsid w:val="00D1731D"/>
    <w:rsid w:val="00D22D48"/>
    <w:rsid w:val="00D23921"/>
    <w:rsid w:val="00D244F6"/>
    <w:rsid w:val="00D267BD"/>
    <w:rsid w:val="00D32048"/>
    <w:rsid w:val="00D32332"/>
    <w:rsid w:val="00D338F5"/>
    <w:rsid w:val="00D346BF"/>
    <w:rsid w:val="00D37DB6"/>
    <w:rsid w:val="00D4168B"/>
    <w:rsid w:val="00D44012"/>
    <w:rsid w:val="00D446DD"/>
    <w:rsid w:val="00D5324E"/>
    <w:rsid w:val="00D56870"/>
    <w:rsid w:val="00D64577"/>
    <w:rsid w:val="00D666EA"/>
    <w:rsid w:val="00D72C7E"/>
    <w:rsid w:val="00D72C9E"/>
    <w:rsid w:val="00D73863"/>
    <w:rsid w:val="00D7386C"/>
    <w:rsid w:val="00D73F8A"/>
    <w:rsid w:val="00D7480F"/>
    <w:rsid w:val="00D74CCA"/>
    <w:rsid w:val="00D8345F"/>
    <w:rsid w:val="00D85FFA"/>
    <w:rsid w:val="00D8634E"/>
    <w:rsid w:val="00D90099"/>
    <w:rsid w:val="00D902CF"/>
    <w:rsid w:val="00D9312D"/>
    <w:rsid w:val="00D97554"/>
    <w:rsid w:val="00DA19DC"/>
    <w:rsid w:val="00DA1C8B"/>
    <w:rsid w:val="00DA4565"/>
    <w:rsid w:val="00DA68AC"/>
    <w:rsid w:val="00DB0DA9"/>
    <w:rsid w:val="00DB2B01"/>
    <w:rsid w:val="00DB3C71"/>
    <w:rsid w:val="00DB4BB4"/>
    <w:rsid w:val="00DB777D"/>
    <w:rsid w:val="00DC09D5"/>
    <w:rsid w:val="00DC1896"/>
    <w:rsid w:val="00DC1C56"/>
    <w:rsid w:val="00DC3AF7"/>
    <w:rsid w:val="00DD02D1"/>
    <w:rsid w:val="00DD0E23"/>
    <w:rsid w:val="00DD2E48"/>
    <w:rsid w:val="00DE4236"/>
    <w:rsid w:val="00DE7D14"/>
    <w:rsid w:val="00DF14C9"/>
    <w:rsid w:val="00DF22F1"/>
    <w:rsid w:val="00DF33C6"/>
    <w:rsid w:val="00DF6A92"/>
    <w:rsid w:val="00DF7487"/>
    <w:rsid w:val="00E017B7"/>
    <w:rsid w:val="00E03A5E"/>
    <w:rsid w:val="00E04A72"/>
    <w:rsid w:val="00E06FD2"/>
    <w:rsid w:val="00E11A31"/>
    <w:rsid w:val="00E12F5D"/>
    <w:rsid w:val="00E1397F"/>
    <w:rsid w:val="00E15A45"/>
    <w:rsid w:val="00E15FE5"/>
    <w:rsid w:val="00E1735A"/>
    <w:rsid w:val="00E20D11"/>
    <w:rsid w:val="00E21714"/>
    <w:rsid w:val="00E2307B"/>
    <w:rsid w:val="00E25A7A"/>
    <w:rsid w:val="00E26D0D"/>
    <w:rsid w:val="00E306CF"/>
    <w:rsid w:val="00E3197C"/>
    <w:rsid w:val="00E33D62"/>
    <w:rsid w:val="00E3480E"/>
    <w:rsid w:val="00E40EA7"/>
    <w:rsid w:val="00E41641"/>
    <w:rsid w:val="00E4181A"/>
    <w:rsid w:val="00E44371"/>
    <w:rsid w:val="00E47515"/>
    <w:rsid w:val="00E47C3E"/>
    <w:rsid w:val="00E50F8F"/>
    <w:rsid w:val="00E52E6A"/>
    <w:rsid w:val="00E566AE"/>
    <w:rsid w:val="00E7119C"/>
    <w:rsid w:val="00E75581"/>
    <w:rsid w:val="00E75E12"/>
    <w:rsid w:val="00E845F4"/>
    <w:rsid w:val="00E84E1A"/>
    <w:rsid w:val="00E87ECC"/>
    <w:rsid w:val="00E9055F"/>
    <w:rsid w:val="00E9253C"/>
    <w:rsid w:val="00E97E9F"/>
    <w:rsid w:val="00EA2A1D"/>
    <w:rsid w:val="00EA2AE9"/>
    <w:rsid w:val="00EA34B1"/>
    <w:rsid w:val="00EA66BB"/>
    <w:rsid w:val="00EA78B1"/>
    <w:rsid w:val="00EB2386"/>
    <w:rsid w:val="00EB2A8A"/>
    <w:rsid w:val="00EB2F9A"/>
    <w:rsid w:val="00EB4158"/>
    <w:rsid w:val="00EB5B7C"/>
    <w:rsid w:val="00EB7E1D"/>
    <w:rsid w:val="00EC17C1"/>
    <w:rsid w:val="00EC3E78"/>
    <w:rsid w:val="00EC44EC"/>
    <w:rsid w:val="00EC4DD3"/>
    <w:rsid w:val="00ED2A56"/>
    <w:rsid w:val="00ED3A0C"/>
    <w:rsid w:val="00ED6B29"/>
    <w:rsid w:val="00ED7BFC"/>
    <w:rsid w:val="00EE19E6"/>
    <w:rsid w:val="00EE2458"/>
    <w:rsid w:val="00EE3903"/>
    <w:rsid w:val="00EF0F83"/>
    <w:rsid w:val="00EF1D53"/>
    <w:rsid w:val="00EF349D"/>
    <w:rsid w:val="00F01786"/>
    <w:rsid w:val="00F15045"/>
    <w:rsid w:val="00F15153"/>
    <w:rsid w:val="00F1629F"/>
    <w:rsid w:val="00F1633C"/>
    <w:rsid w:val="00F215E3"/>
    <w:rsid w:val="00F21A7C"/>
    <w:rsid w:val="00F23045"/>
    <w:rsid w:val="00F30CFC"/>
    <w:rsid w:val="00F31CA3"/>
    <w:rsid w:val="00F330A7"/>
    <w:rsid w:val="00F33980"/>
    <w:rsid w:val="00F34A06"/>
    <w:rsid w:val="00F35E75"/>
    <w:rsid w:val="00F4045A"/>
    <w:rsid w:val="00F41337"/>
    <w:rsid w:val="00F44936"/>
    <w:rsid w:val="00F4605B"/>
    <w:rsid w:val="00F54D38"/>
    <w:rsid w:val="00F71A3E"/>
    <w:rsid w:val="00F7243B"/>
    <w:rsid w:val="00F738CC"/>
    <w:rsid w:val="00F7553D"/>
    <w:rsid w:val="00F772BF"/>
    <w:rsid w:val="00F81F3A"/>
    <w:rsid w:val="00F94592"/>
    <w:rsid w:val="00F9516E"/>
    <w:rsid w:val="00F95849"/>
    <w:rsid w:val="00F97008"/>
    <w:rsid w:val="00FA0EC4"/>
    <w:rsid w:val="00FA17AC"/>
    <w:rsid w:val="00FA2D9E"/>
    <w:rsid w:val="00FA43C8"/>
    <w:rsid w:val="00FA665F"/>
    <w:rsid w:val="00FB6AFC"/>
    <w:rsid w:val="00FC23D5"/>
    <w:rsid w:val="00FC26FE"/>
    <w:rsid w:val="00FC2FC0"/>
    <w:rsid w:val="00FC7372"/>
    <w:rsid w:val="00FD0B2F"/>
    <w:rsid w:val="00FD0B40"/>
    <w:rsid w:val="00FD110E"/>
    <w:rsid w:val="00FD3CAB"/>
    <w:rsid w:val="00FE0361"/>
    <w:rsid w:val="00FF0481"/>
    <w:rsid w:val="00FF1F11"/>
    <w:rsid w:val="00FF35DD"/>
    <w:rsid w:val="00FF5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7B7DF74"/>
  <w15:docId w15:val="{07B9BB8A-A5F2-4925-83D7-6170A3D63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1F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2020B"/>
    <w:pPr>
      <w:tabs>
        <w:tab w:val="center" w:pos="4320"/>
        <w:tab w:val="right" w:pos="8640"/>
      </w:tabs>
    </w:pPr>
  </w:style>
  <w:style w:type="character" w:customStyle="1" w:styleId="HeaderChar">
    <w:name w:val="Header Char"/>
    <w:link w:val="Header"/>
    <w:uiPriority w:val="99"/>
    <w:semiHidden/>
    <w:rsid w:val="00BB5826"/>
    <w:rPr>
      <w:sz w:val="24"/>
      <w:szCs w:val="24"/>
    </w:rPr>
  </w:style>
  <w:style w:type="paragraph" w:styleId="Footer">
    <w:name w:val="footer"/>
    <w:basedOn w:val="Normal"/>
    <w:link w:val="FooterChar"/>
    <w:uiPriority w:val="99"/>
    <w:rsid w:val="0062020B"/>
    <w:pPr>
      <w:tabs>
        <w:tab w:val="center" w:pos="4320"/>
        <w:tab w:val="right" w:pos="8640"/>
      </w:tabs>
    </w:pPr>
  </w:style>
  <w:style w:type="character" w:customStyle="1" w:styleId="FooterChar">
    <w:name w:val="Footer Char"/>
    <w:link w:val="Footer"/>
    <w:uiPriority w:val="99"/>
    <w:semiHidden/>
    <w:rsid w:val="00BB5826"/>
    <w:rPr>
      <w:sz w:val="24"/>
      <w:szCs w:val="24"/>
    </w:rPr>
  </w:style>
  <w:style w:type="paragraph" w:styleId="BalloonText">
    <w:name w:val="Balloon Text"/>
    <w:basedOn w:val="Normal"/>
    <w:link w:val="BalloonTextChar"/>
    <w:uiPriority w:val="99"/>
    <w:semiHidden/>
    <w:rsid w:val="00C31E1B"/>
    <w:rPr>
      <w:rFonts w:ascii="Tahoma" w:hAnsi="Tahoma" w:cs="Tahoma"/>
      <w:sz w:val="16"/>
      <w:szCs w:val="16"/>
    </w:rPr>
  </w:style>
  <w:style w:type="character" w:customStyle="1" w:styleId="BalloonTextChar">
    <w:name w:val="Balloon Text Char"/>
    <w:link w:val="BalloonText"/>
    <w:uiPriority w:val="99"/>
    <w:semiHidden/>
    <w:rsid w:val="00BB5826"/>
    <w:rPr>
      <w:sz w:val="2"/>
      <w:szCs w:val="2"/>
    </w:rPr>
  </w:style>
  <w:style w:type="character" w:customStyle="1" w:styleId="text-blue-large1">
    <w:name w:val="text-blue-large1"/>
    <w:uiPriority w:val="99"/>
    <w:rsid w:val="00FC26FE"/>
    <w:rPr>
      <w:rFonts w:ascii="Verdana" w:hAnsi="Verdana" w:cs="Verdana"/>
      <w:b/>
      <w:bCs/>
      <w:color w:val="auto"/>
      <w:sz w:val="20"/>
      <w:szCs w:val="20"/>
      <w:u w:val="none"/>
      <w:effect w:val="none"/>
    </w:rPr>
  </w:style>
  <w:style w:type="character" w:customStyle="1" w:styleId="style181">
    <w:name w:val="style181"/>
    <w:uiPriority w:val="99"/>
    <w:rsid w:val="00FC26FE"/>
    <w:rPr>
      <w:rFonts w:ascii="Arial" w:hAnsi="Arial" w:cs="Arial"/>
      <w:b/>
      <w:bCs/>
      <w:color w:val="auto"/>
      <w:sz w:val="21"/>
      <w:szCs w:val="21"/>
    </w:rPr>
  </w:style>
  <w:style w:type="character" w:styleId="PageNumber">
    <w:name w:val="page number"/>
    <w:basedOn w:val="DefaultParagraphFont"/>
    <w:uiPriority w:val="99"/>
    <w:rsid w:val="00143B32"/>
  </w:style>
  <w:style w:type="character" w:styleId="Hyperlink">
    <w:name w:val="Hyperlink"/>
    <w:rsid w:val="007D21FE"/>
    <w:rPr>
      <w:color w:val="0000FF"/>
      <w:u w:val="single"/>
    </w:rPr>
  </w:style>
  <w:style w:type="table" w:styleId="TableGrid">
    <w:name w:val="Table Grid"/>
    <w:basedOn w:val="TableNormal"/>
    <w:uiPriority w:val="99"/>
    <w:rsid w:val="004E3A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C628F"/>
    <w:pPr>
      <w:ind w:left="720"/>
    </w:pPr>
  </w:style>
  <w:style w:type="paragraph" w:styleId="Revision">
    <w:name w:val="Revision"/>
    <w:hidden/>
    <w:uiPriority w:val="99"/>
    <w:semiHidden/>
    <w:rsid w:val="00276DF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9210">
      <w:bodyDiv w:val="1"/>
      <w:marLeft w:val="0"/>
      <w:marRight w:val="0"/>
      <w:marTop w:val="0"/>
      <w:marBottom w:val="0"/>
      <w:divBdr>
        <w:top w:val="none" w:sz="0" w:space="0" w:color="auto"/>
        <w:left w:val="none" w:sz="0" w:space="0" w:color="auto"/>
        <w:bottom w:val="none" w:sz="0" w:space="0" w:color="auto"/>
        <w:right w:val="none" w:sz="0" w:space="0" w:color="auto"/>
      </w:divBdr>
    </w:div>
    <w:div w:id="351960016">
      <w:bodyDiv w:val="1"/>
      <w:marLeft w:val="0"/>
      <w:marRight w:val="0"/>
      <w:marTop w:val="0"/>
      <w:marBottom w:val="0"/>
      <w:divBdr>
        <w:top w:val="none" w:sz="0" w:space="0" w:color="auto"/>
        <w:left w:val="none" w:sz="0" w:space="0" w:color="auto"/>
        <w:bottom w:val="none" w:sz="0" w:space="0" w:color="auto"/>
        <w:right w:val="none" w:sz="0" w:space="0" w:color="auto"/>
      </w:divBdr>
    </w:div>
    <w:div w:id="467745238">
      <w:bodyDiv w:val="1"/>
      <w:marLeft w:val="0"/>
      <w:marRight w:val="0"/>
      <w:marTop w:val="0"/>
      <w:marBottom w:val="0"/>
      <w:divBdr>
        <w:top w:val="none" w:sz="0" w:space="0" w:color="auto"/>
        <w:left w:val="none" w:sz="0" w:space="0" w:color="auto"/>
        <w:bottom w:val="none" w:sz="0" w:space="0" w:color="auto"/>
        <w:right w:val="none" w:sz="0" w:space="0" w:color="auto"/>
      </w:divBdr>
    </w:div>
    <w:div w:id="522868464">
      <w:bodyDiv w:val="1"/>
      <w:marLeft w:val="0"/>
      <w:marRight w:val="0"/>
      <w:marTop w:val="0"/>
      <w:marBottom w:val="0"/>
      <w:divBdr>
        <w:top w:val="none" w:sz="0" w:space="0" w:color="auto"/>
        <w:left w:val="none" w:sz="0" w:space="0" w:color="auto"/>
        <w:bottom w:val="none" w:sz="0" w:space="0" w:color="auto"/>
        <w:right w:val="none" w:sz="0" w:space="0" w:color="auto"/>
      </w:divBdr>
    </w:div>
    <w:div w:id="565840063">
      <w:bodyDiv w:val="1"/>
      <w:marLeft w:val="0"/>
      <w:marRight w:val="0"/>
      <w:marTop w:val="0"/>
      <w:marBottom w:val="0"/>
      <w:divBdr>
        <w:top w:val="none" w:sz="0" w:space="0" w:color="auto"/>
        <w:left w:val="none" w:sz="0" w:space="0" w:color="auto"/>
        <w:bottom w:val="none" w:sz="0" w:space="0" w:color="auto"/>
        <w:right w:val="none" w:sz="0" w:space="0" w:color="auto"/>
      </w:divBdr>
    </w:div>
    <w:div w:id="796338628">
      <w:bodyDiv w:val="1"/>
      <w:marLeft w:val="0"/>
      <w:marRight w:val="0"/>
      <w:marTop w:val="0"/>
      <w:marBottom w:val="0"/>
      <w:divBdr>
        <w:top w:val="none" w:sz="0" w:space="0" w:color="auto"/>
        <w:left w:val="none" w:sz="0" w:space="0" w:color="auto"/>
        <w:bottom w:val="none" w:sz="0" w:space="0" w:color="auto"/>
        <w:right w:val="none" w:sz="0" w:space="0" w:color="auto"/>
      </w:divBdr>
    </w:div>
    <w:div w:id="848568850">
      <w:marLeft w:val="0"/>
      <w:marRight w:val="0"/>
      <w:marTop w:val="0"/>
      <w:marBottom w:val="0"/>
      <w:divBdr>
        <w:top w:val="none" w:sz="0" w:space="0" w:color="auto"/>
        <w:left w:val="none" w:sz="0" w:space="0" w:color="auto"/>
        <w:bottom w:val="none" w:sz="0" w:space="0" w:color="auto"/>
        <w:right w:val="none" w:sz="0" w:space="0" w:color="auto"/>
      </w:divBdr>
    </w:div>
    <w:div w:id="848568851">
      <w:marLeft w:val="0"/>
      <w:marRight w:val="0"/>
      <w:marTop w:val="0"/>
      <w:marBottom w:val="0"/>
      <w:divBdr>
        <w:top w:val="none" w:sz="0" w:space="0" w:color="auto"/>
        <w:left w:val="none" w:sz="0" w:space="0" w:color="auto"/>
        <w:bottom w:val="none" w:sz="0" w:space="0" w:color="auto"/>
        <w:right w:val="none" w:sz="0" w:space="0" w:color="auto"/>
      </w:divBdr>
    </w:div>
    <w:div w:id="873149732">
      <w:bodyDiv w:val="1"/>
      <w:marLeft w:val="0"/>
      <w:marRight w:val="0"/>
      <w:marTop w:val="0"/>
      <w:marBottom w:val="0"/>
      <w:divBdr>
        <w:top w:val="none" w:sz="0" w:space="0" w:color="auto"/>
        <w:left w:val="none" w:sz="0" w:space="0" w:color="auto"/>
        <w:bottom w:val="none" w:sz="0" w:space="0" w:color="auto"/>
        <w:right w:val="none" w:sz="0" w:space="0" w:color="auto"/>
      </w:divBdr>
    </w:div>
    <w:div w:id="1222405289">
      <w:bodyDiv w:val="1"/>
      <w:marLeft w:val="0"/>
      <w:marRight w:val="0"/>
      <w:marTop w:val="0"/>
      <w:marBottom w:val="0"/>
      <w:divBdr>
        <w:top w:val="none" w:sz="0" w:space="0" w:color="auto"/>
        <w:left w:val="none" w:sz="0" w:space="0" w:color="auto"/>
        <w:bottom w:val="none" w:sz="0" w:space="0" w:color="auto"/>
        <w:right w:val="none" w:sz="0" w:space="0" w:color="auto"/>
      </w:divBdr>
    </w:div>
    <w:div w:id="1294171842">
      <w:bodyDiv w:val="1"/>
      <w:marLeft w:val="0"/>
      <w:marRight w:val="0"/>
      <w:marTop w:val="0"/>
      <w:marBottom w:val="0"/>
      <w:divBdr>
        <w:top w:val="none" w:sz="0" w:space="0" w:color="auto"/>
        <w:left w:val="none" w:sz="0" w:space="0" w:color="auto"/>
        <w:bottom w:val="none" w:sz="0" w:space="0" w:color="auto"/>
        <w:right w:val="none" w:sz="0" w:space="0" w:color="auto"/>
      </w:divBdr>
    </w:div>
    <w:div w:id="1441339238">
      <w:bodyDiv w:val="1"/>
      <w:marLeft w:val="0"/>
      <w:marRight w:val="0"/>
      <w:marTop w:val="0"/>
      <w:marBottom w:val="0"/>
      <w:divBdr>
        <w:top w:val="none" w:sz="0" w:space="0" w:color="auto"/>
        <w:left w:val="none" w:sz="0" w:space="0" w:color="auto"/>
        <w:bottom w:val="none" w:sz="0" w:space="0" w:color="auto"/>
        <w:right w:val="none" w:sz="0" w:space="0" w:color="auto"/>
      </w:divBdr>
    </w:div>
    <w:div w:id="1666013984">
      <w:bodyDiv w:val="1"/>
      <w:marLeft w:val="0"/>
      <w:marRight w:val="0"/>
      <w:marTop w:val="0"/>
      <w:marBottom w:val="0"/>
      <w:divBdr>
        <w:top w:val="none" w:sz="0" w:space="0" w:color="auto"/>
        <w:left w:val="none" w:sz="0" w:space="0" w:color="auto"/>
        <w:bottom w:val="none" w:sz="0" w:space="0" w:color="auto"/>
        <w:right w:val="none" w:sz="0" w:space="0" w:color="auto"/>
      </w:divBdr>
    </w:div>
    <w:div w:id="1767532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tif"/></Relationships>
</file>

<file path=word/_rels/header4.xml.rels><?xml version="1.0" encoding="UTF-8" standalone="yes"?>
<Relationships xmlns="http://schemas.openxmlformats.org/package/2006/relationships"><Relationship Id="rId1" Type="http://schemas.openxmlformats.org/officeDocument/2006/relationships/image" Target="media/image2.t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EA3F7C-9438-458E-8499-0745685433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1249</Words>
  <Characters>7120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March 10, 2006</vt:lpstr>
    </vt:vector>
  </TitlesOfParts>
  <Company>dod</Company>
  <LinksUpToDate>false</LinksUpToDate>
  <CharactersWithSpaces>8353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March 10, 2006</dc:title>
  <dc:creator>VIDEO</dc:creator>
  <cp:lastModifiedBy>Emma Muhleman</cp:lastModifiedBy>
  <cp:revision>2</cp:revision>
  <cp:lastPrinted>2017-02-17T19:39:00Z</cp:lastPrinted>
  <dcterms:created xsi:type="dcterms:W3CDTF">2025-11-06T04:33:00Z</dcterms:created>
  <dcterms:modified xsi:type="dcterms:W3CDTF">2025-11-06T04:33:00Z</dcterms:modified>
</cp:coreProperties>
</file>